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Thema</w:t>
      </w:r>
      <w:del w:id="0" w:author="Andreas" w:date="2017-07-04T10:19:00Z">
        <w:r w:rsidRPr="0017108B" w:rsidDel="00350331">
          <w:rPr>
            <w:rFonts w:eastAsia="Times New Roman"/>
            <w:b/>
            <w:szCs w:val="26"/>
            <w:lang w:eastAsia="de-DE" w:bidi="en-US"/>
          </w:rPr>
          <w:delText xml:space="preserve"> </w:delText>
        </w:r>
      </w:del>
      <w:r w:rsidRPr="0017108B">
        <w:rPr>
          <w:rFonts w:eastAsia="Times New Roman"/>
          <w:b/>
          <w:szCs w:val="26"/>
          <w:lang w:eastAsia="de-DE" w:bidi="en-US"/>
        </w:rPr>
        <w:t xml:space="preserve">: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CA7CD4" w:rsidP="00325EB9">
      <w:pPr>
        <w:jc w:val="left"/>
      </w:pPr>
      <w:r>
        <w:rPr>
          <w:rFonts w:eastAsia="Times New Roman"/>
          <w:szCs w:val="26"/>
          <w:lang w:eastAsia="de-DE" w:bidi="en-US"/>
        </w:rPr>
        <w:t>Herr Dipl.-</w:t>
      </w:r>
      <w:r w:rsidR="006767B9" w:rsidRPr="006767B9">
        <w:rPr>
          <w:rFonts w:eastAsia="Times New Roman"/>
          <w:szCs w:val="26"/>
          <w:lang w:eastAsia="de-DE" w:bidi="en-US"/>
        </w:rPr>
        <w:t>Phys.</w:t>
      </w:r>
      <w:r w:rsidR="00325EB9" w:rsidRPr="006767B9">
        <w:rPr>
          <w:rFonts w:eastAsia="Times New Roman"/>
          <w:szCs w:val="26"/>
          <w:lang w:eastAsia="de-DE" w:bidi="en-US"/>
        </w:rPr>
        <w:t xml:space="preserve"> </w:t>
      </w:r>
      <w:r w:rsidR="00325EB9" w:rsidRPr="002D482F">
        <w:rPr>
          <w:rFonts w:eastAsia="Times New Roman"/>
          <w:szCs w:val="26"/>
          <w:lang w:eastAsia="de-DE" w:bidi="en-US"/>
        </w:rPr>
        <w:t xml:space="preserve">Christian </w:t>
      </w:r>
      <w:proofErr w:type="spellStart"/>
      <w:r w:rsidR="00325EB9" w:rsidRPr="002D482F">
        <w:rPr>
          <w:rFonts w:eastAsia="Times New Roman"/>
          <w:szCs w:val="26"/>
          <w:lang w:eastAsia="de-DE" w:bidi="en-US"/>
        </w:rPr>
        <w:t>Bläul</w:t>
      </w:r>
      <w:proofErr w:type="spellEnd"/>
      <w:r w:rsidR="00325EB9" w:rsidRPr="002D482F">
        <w:rPr>
          <w:rFonts w:eastAsia="Times New Roman"/>
          <w:szCs w:val="26"/>
          <w:lang w:eastAsia="de-DE" w:bidi="en-US"/>
        </w:rPr>
        <w:t xml:space="preserve"> (QuoData GmbH)</w:t>
      </w:r>
      <w:r w:rsidR="00325EB9" w:rsidRPr="002D482F">
        <w:rPr>
          <w:rFonts w:eastAsia="Times New Roman"/>
          <w:szCs w:val="26"/>
          <w:highlight w:val="yellow"/>
          <w:lang w:eastAsia="de-DE" w:bidi="en-US"/>
        </w:rPr>
        <w:br/>
      </w:r>
      <w:r w:rsidR="00325EB9" w:rsidRPr="002D482F">
        <w:rPr>
          <w:rFonts w:eastAsia="Times New Roman"/>
          <w:szCs w:val="26"/>
          <w:lang w:eastAsia="de-DE" w:bidi="en-US"/>
        </w:rPr>
        <w:t xml:space="preserve">Herr </w:t>
      </w:r>
      <w:r w:rsidR="00236269" w:rsidRPr="002D482F">
        <w:rPr>
          <w:rFonts w:eastAsia="Times New Roman"/>
          <w:szCs w:val="26"/>
          <w:lang w:eastAsia="de-DE" w:bidi="en-US"/>
        </w:rPr>
        <w:t xml:space="preserve">Prof. Dr.-Ing. </w:t>
      </w:r>
      <w:r w:rsidR="00325EB9" w:rsidRPr="00D95888">
        <w:rPr>
          <w:rFonts w:eastAsia="Times New Roman"/>
          <w:szCs w:val="26"/>
          <w:lang w:eastAsia="de-DE" w:bidi="en-US"/>
        </w:rPr>
        <w:t xml:space="preserve">Andreas </w:t>
      </w:r>
      <w:proofErr w:type="spellStart"/>
      <w:r w:rsidR="00325EB9" w:rsidRPr="00D95888">
        <w:rPr>
          <w:rFonts w:eastAsia="Times New Roman"/>
          <w:szCs w:val="26"/>
          <w:lang w:eastAsia="de-DE" w:bidi="en-US"/>
        </w:rPr>
        <w:t>Zehnsdorf</w:t>
      </w:r>
      <w:proofErr w:type="spellEnd"/>
      <w:r w:rsidR="00325EB9" w:rsidRPr="00D95888">
        <w:rPr>
          <w:rFonts w:eastAsia="Times New Roman"/>
          <w:szCs w:val="26"/>
          <w:lang w:eastAsia="de-DE" w:bidi="en-US"/>
        </w:rPr>
        <w:t xml:space="preserve"> (Helmholtz-Zentrum für Umweltforschung)</w:t>
      </w:r>
      <w:r w:rsidR="00325EB9"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1" w:name="_Ref318365987"/>
      <w:bookmarkStart w:id="2" w:name="_Toc318367885"/>
      <w:bookmarkStart w:id="3" w:name="_Toc486697389"/>
      <w:r>
        <w:lastRenderedPageBreak/>
        <w:t>Z</w:t>
      </w:r>
      <w:r w:rsidR="006777AE">
        <w:t>usammenfassung</w:t>
      </w:r>
      <w:bookmarkEnd w:id="1"/>
      <w:bookmarkEnd w:id="2"/>
      <w:bookmarkEnd w:id="3"/>
    </w:p>
    <w:p w:rsidR="00FF018E" w:rsidRDefault="00B44580" w:rsidP="00FF018E">
      <w:r>
        <w:t xml:space="preserve">Die Lagerhaltung von Chemikalien ist ein wichtiger Faktor für die Leistungsfähigkeit von Laboren. Wartezeiten durch </w:t>
      </w:r>
      <w:r w:rsidR="008F348E">
        <w:t>fehlende Chemikalien verlangsamen Forsch</w:t>
      </w:r>
      <w:r w:rsidR="002973D1">
        <w:t xml:space="preserve">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w:t>
      </w:r>
      <w:proofErr w:type="spellStart"/>
      <w:r w:rsidR="002973D1">
        <w:t>Quartzy</w:t>
      </w:r>
      <w:proofErr w:type="spellEnd"/>
      <w:r w:rsidR="002973D1">
        <w:t xml:space="preserve"> bis hin zu hoch vernetzten Anwendungen mit spezieller Hardware wie der </w:t>
      </w:r>
      <w:proofErr w:type="spellStart"/>
      <w:r w:rsidR="002973D1">
        <w:t>Syngo</w:t>
      </w:r>
      <w:proofErr w:type="spellEnd"/>
      <w:r w:rsidR="002973D1">
        <w:t xml:space="preserve"> Lab </w:t>
      </w:r>
      <w:proofErr w:type="spellStart"/>
      <w:r w:rsidR="002973D1">
        <w:t>Inventory</w:t>
      </w:r>
      <w:proofErr w:type="spellEnd"/>
      <w:r w:rsidR="002973D1">
        <w:t xml:space="preserve"> Manager von Siemens.</w:t>
      </w:r>
    </w:p>
    <w:p w:rsidR="00C11339" w:rsidRDefault="00D17490" w:rsidP="00FF018E">
      <w:r>
        <w:t xml:space="preserve">Mithilfe dieser kommerziellen Software </w:t>
      </w:r>
      <w:r w:rsidR="00350331">
        <w:t xml:space="preserve">können </w:t>
      </w:r>
      <w:r>
        <w:t xml:space="preserve">gelieferte Chemikalien in einer Datenbank gespeichert, ein Lagerort und eine Liefermenge angegeben und verbrauchte Batches wieder entfernt werden. Allerdings konnte zum Zeitpunkt dieser Arbeit keine </w:t>
      </w:r>
      <w:r w:rsidR="00CC2463">
        <w:t>Software gefunden werden, die den aktuellen Restbestand von teilweise verbrauchten Chemikalienlieferungen erfasste. Mittels dieser Information könnte der Nachkauf von Chemikalien optimiert und Verzögerungen durch unzureichende Restbestände minimiert werden.</w:t>
      </w:r>
      <w:r w:rsidR="007450E2">
        <w:t xml:space="preserve"> Weiterhin könnte die Datenbank als Grundlage für eine Gefährdungsbeurteilung nach </w:t>
      </w:r>
      <w:r w:rsidR="00827AA3">
        <w:t>§</w:t>
      </w:r>
      <w:r w:rsidR="0065399D">
        <w:t>6</w:t>
      </w:r>
      <w:r w:rsidR="00EF1859">
        <w:t xml:space="preserve"> Abs. 12</w:t>
      </w:r>
      <w:r w:rsidR="0065399D">
        <w:t xml:space="preserve"> </w:t>
      </w:r>
      <w:r w:rsidR="001C336C">
        <w:t>GefStoffV</w:t>
      </w:r>
      <w:r w:rsidR="0065399D">
        <w:t xml:space="preserve"> dienen </w:t>
      </w:r>
      <w:r w:rsidR="006A5D32">
        <w:t xml:space="preserve">oder </w:t>
      </w:r>
      <w:r w:rsidR="00EF1859">
        <w:t>für automatische Chem</w:t>
      </w:r>
      <w:r w:rsidR="001C336C">
        <w:t>ikalieninventuren genutzt werden</w:t>
      </w:r>
      <w:r w:rsidR="00EF1859">
        <w:t>.</w:t>
      </w:r>
      <w:r w:rsidR="00CC2463">
        <w:t xml:space="preserve"> Deshalb sollte im Rahmen dieser Arbeit eine Datenbank für die Verwaltung von Chemikalien</w:t>
      </w:r>
      <w:r w:rsidR="00540452">
        <w:t xml:space="preserve">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w:t>
      </w:r>
      <w:r w:rsidR="000A3066">
        <w:t>eine einfache webbasierte Benutzeroberfläche für die Verwaltung der Datenbank geschrieben.</w:t>
      </w:r>
      <w:r w:rsidR="00C11339">
        <w:t xml:space="preserve"> Die Datenbank wurde auf einem lokalen Webserver abgelegt und für alle Rechner im Intranet erreichbar gemacht.</w:t>
      </w:r>
      <w:r w:rsidR="000A3066">
        <w:t xml:space="preserve"> Weiterhin wurde eine lokale Anwendung in C# geschrieben, die über eine serielle Verbindung mit einer Laborwaage die aktuellen Einwaagen abrufen und in der Datenbank speichern konnte.</w:t>
      </w:r>
      <w:r w:rsidR="00C11339">
        <w:t xml:space="preserve"> Ziel war es, ein verteiltes System aus einer zentralen Datenbank mit Webinterface und m</w:t>
      </w:r>
      <w:r w:rsidR="00FA2967">
        <w:t>ehreren Client-Rechnern mit Anbindung an Laborwaagen zu ermöglichen.</w:t>
      </w:r>
    </w:p>
    <w:p w:rsidR="00FA2967" w:rsidRDefault="00246863" w:rsidP="00FF018E">
      <w:r>
        <w:lastRenderedPageBreak/>
        <w:t xml:space="preserve">In dieser Arbeit konnte ein </w:t>
      </w:r>
      <w:r w:rsidRPr="00246863">
        <w:rPr>
          <w:i/>
        </w:rPr>
        <w:t xml:space="preserve">Proof </w:t>
      </w:r>
      <w:proofErr w:type="spellStart"/>
      <w:r w:rsidRPr="00246863">
        <w:rPr>
          <w:i/>
        </w:rPr>
        <w:t>of</w:t>
      </w:r>
      <w:proofErr w:type="spellEnd"/>
      <w:r w:rsidRPr="00246863">
        <w:rPr>
          <w:i/>
        </w:rPr>
        <w:t xml:space="preserve"> </w:t>
      </w:r>
      <w:proofErr w:type="spellStart"/>
      <w:r w:rsidRPr="00246863">
        <w:rPr>
          <w:i/>
        </w:rPr>
        <w:t>Concept</w:t>
      </w:r>
      <w:proofErr w:type="spellEnd"/>
      <w:r w:rsidRPr="00246863">
        <w:rPr>
          <w:i/>
        </w:rPr>
        <w:t xml:space="preserve"> </w:t>
      </w:r>
      <w:r>
        <w:t xml:space="preserve">für das Projekt erbracht werden. </w:t>
      </w:r>
      <w:r w:rsidR="00236269">
        <w:t xml:space="preserve">Es wurde gezeigt, dass die Echtzeiterfassung und Speicherung von Einwaagen </w:t>
      </w:r>
      <w:r w:rsidR="00107FD7">
        <w:t xml:space="preserve">der Laborwaage KERN ABJ120-4M </w:t>
      </w:r>
      <w:r w:rsidR="00236269">
        <w:t xml:space="preserve">möglich ist </w:t>
      </w:r>
      <w:r w:rsidR="00104366">
        <w:t>und</w:t>
      </w:r>
      <w:r w:rsidR="00236269">
        <w:t xml:space="preserve"> daraus Restmengen des Chemikalienbes</w:t>
      </w:r>
      <w:r w:rsidR="00104366">
        <w:t>tandes ermittelt werden können.</w:t>
      </w:r>
      <w:r w:rsidR="00107FD7">
        <w:t xml:space="preserve"> Die Verwaltung der Chemikalien mithilfe der Datenbank wurde unter realitätsnahen Bedingungen getestet und bereits in den Arbeitsfluss der Laboranten der QuoData GmbH integriert. </w:t>
      </w:r>
      <w:r w:rsidR="00B61C34">
        <w:t xml:space="preserve">Das bestehende Tabellenverzeichnis der Chemikalienlieferungen konnte mithilfe eines Import-Moduls in die Datenbank übernommen werden. Es wurden weiterhin </w:t>
      </w:r>
      <w:r w:rsidR="000513AB">
        <w:t>Funktionen für den Export der Datenbank und regelmäßige Sicherungskopien des Webservers implementiert, um die Sicherheit der Daten zu gewährleisten.</w:t>
      </w:r>
    </w:p>
    <w:p w:rsidR="00BA1552" w:rsidRDefault="007A1466" w:rsidP="00FF018E">
      <w:r>
        <w:t xml:space="preserve">Bei der Entwicklung der lokalen Anwendung für die Verbindung zu den Waagen konnte aufgrund der unterschiedlichen Kommunikationsprotokolle verschiedener </w:t>
      </w:r>
      <w:proofErr w:type="spellStart"/>
      <w:r>
        <w:t>Waagenmodelle</w:t>
      </w:r>
      <w:proofErr w:type="spellEnd"/>
      <w:r>
        <w:t xml:space="preserve"> keine allgemeingültige Schnittstellenkonfiguration festgelegt werden. Dementsprechend war die entwickelte Software ausschließlich mit der Laborwaage KERN ABJ120-4M kompatibel. </w:t>
      </w:r>
      <w:r w:rsidR="00E817D9">
        <w:t xml:space="preserve">Mit dieser Waage konnten das Auslesen der Einwaagen und das Eintragen in die Datenbank erfolgreich getestet werden. Perspektivisch sollten die Kommunikationsparameter verschiedener </w:t>
      </w:r>
      <w:proofErr w:type="spellStart"/>
      <w:r w:rsidR="00E817D9">
        <w:t>Waagenmodelle</w:t>
      </w:r>
      <w:proofErr w:type="spellEnd"/>
      <w:r w:rsidR="00E817D9">
        <w:t xml:space="preserve"> ebenfalls in der Datenbank gespeichert werden, um einen schnellen Wechsel der Modelle zu ermöglichen.</w:t>
      </w:r>
    </w:p>
    <w:p w:rsidR="00342203" w:rsidRDefault="00CA2C10" w:rsidP="00FF018E">
      <w:r>
        <w:br w:type="page"/>
      </w:r>
    </w:p>
    <w:bookmarkStart w:id="4" w:name="_Toc318367886" w:displacedByCustomXml="next"/>
    <w:bookmarkStart w:id="5" w:name="_Toc486697390"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5"/>
          <w:bookmarkEnd w:id="4"/>
        </w:p>
        <w:sdt>
          <w:sdtPr>
            <w:rPr>
              <w:rFonts w:cs="Times New Roman"/>
            </w:rPr>
            <w:id w:val="1724168248"/>
            <w:docPartObj>
              <w:docPartGallery w:val="Table of Contents"/>
              <w:docPartUnique/>
            </w:docPartObj>
          </w:sdtPr>
          <w:sdtEndPr>
            <w:rPr>
              <w:rFonts w:cs="Arial"/>
              <w:b/>
              <w:bCs/>
            </w:rPr>
          </w:sdtEndPr>
          <w:sdtContent>
            <w:p w:rsidR="00033BF9" w:rsidRPr="00033BF9" w:rsidRDefault="008B6071">
              <w:pPr>
                <w:pStyle w:val="Verzeichnis1"/>
                <w:tabs>
                  <w:tab w:val="right" w:leader="dot" w:pos="9062"/>
                </w:tabs>
                <w:rPr>
                  <w:rFonts w:eastAsiaTheme="minorEastAsia" w:cs="Arial"/>
                  <w:noProof/>
                  <w:sz w:val="22"/>
                  <w:lang w:eastAsia="de-DE"/>
                </w:rPr>
              </w:pPr>
              <w:r w:rsidRPr="00033BF9">
                <w:rPr>
                  <w:rFonts w:cs="Arial"/>
                </w:rPr>
                <w:fldChar w:fldCharType="begin"/>
              </w:r>
              <w:r w:rsidRPr="00033BF9">
                <w:rPr>
                  <w:rFonts w:cs="Arial"/>
                </w:rPr>
                <w:instrText xml:space="preserve"> TOC \o "1-3" \h \z \u </w:instrText>
              </w:r>
              <w:r w:rsidRPr="00033BF9">
                <w:rPr>
                  <w:rFonts w:cs="Arial"/>
                </w:rPr>
                <w:fldChar w:fldCharType="separate"/>
              </w:r>
              <w:hyperlink w:anchor="_Toc486697389" w:history="1">
                <w:r w:rsidR="00033BF9" w:rsidRPr="00033BF9">
                  <w:rPr>
                    <w:rStyle w:val="Hyperlink"/>
                    <w:rFonts w:cs="Arial"/>
                    <w:noProof/>
                  </w:rPr>
                  <w:t>Zusammenfassung</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_Toc486697389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I</w:t>
                </w:r>
                <w:r w:rsidR="00033BF9" w:rsidRPr="00033BF9">
                  <w:rPr>
                    <w:rFonts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390" w:history="1">
                <w:r w:rsidR="00033BF9" w:rsidRPr="00033BF9">
                  <w:rPr>
                    <w:rStyle w:val="Hyperlink"/>
                    <w:rFonts w:cs="Arial"/>
                    <w:noProof/>
                  </w:rPr>
                  <w:t>Inhaltsverzeichnis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_Toc486697390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III</w:t>
                </w:r>
                <w:r w:rsidR="00033BF9" w:rsidRPr="00033BF9">
                  <w:rPr>
                    <w:rFonts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391" w:history="1">
                <w:r w:rsidR="00033BF9" w:rsidRPr="00033BF9">
                  <w:rPr>
                    <w:rStyle w:val="Hyperlink"/>
                    <w:rFonts w:cs="Arial"/>
                    <w:noProof/>
                  </w:rPr>
                  <w:t>Abbildungsverzeichnis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_Toc486697391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V</w:t>
                </w:r>
                <w:r w:rsidR="00033BF9" w:rsidRPr="00033BF9">
                  <w:rPr>
                    <w:rFonts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392" w:history="1">
                <w:r w:rsidR="00033BF9" w:rsidRPr="00033BF9">
                  <w:rPr>
                    <w:rStyle w:val="Hyperlink"/>
                    <w:rFonts w:cs="Arial"/>
                    <w:noProof/>
                  </w:rPr>
                  <w:t>Tabellenverzeichnis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VI</w:t>
                </w:r>
                <w:r w:rsidR="00033BF9" w:rsidRPr="00033BF9">
                  <w:rPr>
                    <w:rFonts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393" w:history="1">
                <w:r w:rsidR="00033BF9" w:rsidRPr="00033BF9">
                  <w:rPr>
                    <w:rStyle w:val="Hyperlink"/>
                    <w:rFonts w:cs="Arial"/>
                    <w:noProof/>
                  </w:rPr>
                  <w:t>Abkürzungsverzeichnis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_Toc486697393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VII</w:t>
                </w:r>
                <w:r w:rsidR="00033BF9" w:rsidRPr="00033BF9">
                  <w:rPr>
                    <w:rFonts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394" w:history="1">
                <w:r w:rsidR="00033BF9" w:rsidRPr="00033BF9">
                  <w:rPr>
                    <w:rStyle w:val="Hyperlink"/>
                    <w:rFonts w:cs="Arial"/>
                    <w:noProof/>
                  </w:rPr>
                  <w:t>1 Einleitung</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_Toc486697394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1</w:t>
                </w:r>
                <w:r w:rsidR="00033BF9" w:rsidRPr="00033BF9">
                  <w:rPr>
                    <w:rFonts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395" w:history="1">
                <w:r w:rsidR="00033BF9" w:rsidRPr="00033BF9">
                  <w:rPr>
                    <w:rStyle w:val="Hyperlink"/>
                    <w:rFonts w:cs="Arial"/>
                    <w:noProof/>
                  </w:rPr>
                  <w:t>2. Theoretische Grundlagen</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_Toc486697395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3</w:t>
                </w:r>
                <w:r w:rsidR="00033BF9" w:rsidRPr="00033BF9">
                  <w:rPr>
                    <w:rFonts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396" w:history="1">
                <w:r w:rsidR="00033BF9" w:rsidRPr="00033BF9">
                  <w:rPr>
                    <w:rStyle w:val="Hyperlink"/>
                    <w:rFonts w:ascii="Arial" w:hAnsi="Arial" w:cs="Arial"/>
                    <w:noProof/>
                  </w:rPr>
                  <w:t>2.1 Serielle Kommunikation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w:t>
                </w:r>
                <w:r w:rsidR="00033BF9" w:rsidRPr="00033BF9">
                  <w:rPr>
                    <w:rFonts w:ascii="Arial" w:hAnsi="Arial"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397" w:history="1">
                <w:r w:rsidR="00033BF9" w:rsidRPr="00033BF9">
                  <w:rPr>
                    <w:rStyle w:val="Hyperlink"/>
                    <w:rFonts w:ascii="Arial" w:hAnsi="Arial" w:cs="Arial"/>
                    <w:noProof/>
                  </w:rPr>
                  <w:t>2.2 RS-232</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7</w:t>
                </w:r>
                <w:r w:rsidR="00033BF9" w:rsidRPr="00033BF9">
                  <w:rPr>
                    <w:rFonts w:ascii="Arial" w:hAnsi="Arial"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398" w:history="1">
                <w:r w:rsidR="00033BF9" w:rsidRPr="00033BF9">
                  <w:rPr>
                    <w:rStyle w:val="Hyperlink"/>
                    <w:rFonts w:ascii="Arial" w:hAnsi="Arial" w:cs="Arial"/>
                    <w:noProof/>
                  </w:rPr>
                  <w:t>2.3 Datenbanken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9</w:t>
                </w:r>
                <w:r w:rsidR="00033BF9" w:rsidRPr="00033BF9">
                  <w:rPr>
                    <w:rFonts w:ascii="Arial" w:hAnsi="Arial"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399" w:history="1">
                <w:r w:rsidR="00033BF9" w:rsidRPr="00033BF9">
                  <w:rPr>
                    <w:rStyle w:val="Hyperlink"/>
                    <w:rFonts w:ascii="Arial" w:hAnsi="Arial" w:cs="Arial"/>
                    <w:noProof/>
                  </w:rPr>
                  <w:t>2.4 Softwarestacks</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_Toc486697399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14</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00" w:history="1">
                <w:r w:rsidR="00033BF9" w:rsidRPr="00033BF9">
                  <w:rPr>
                    <w:rStyle w:val="Hyperlink"/>
                    <w:rFonts w:ascii="Arial" w:hAnsi="Arial" w:cs="Arial"/>
                    <w:noProof/>
                  </w:rPr>
                  <w:t>2.4.1 Webservices</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_Toc486697400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14</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01" w:history="1">
                <w:r w:rsidR="00033BF9" w:rsidRPr="00033BF9">
                  <w:rPr>
                    <w:rStyle w:val="Hyperlink"/>
                    <w:rFonts w:ascii="Arial" w:hAnsi="Arial" w:cs="Arial"/>
                    <w:noProof/>
                  </w:rPr>
                  <w:t>2.4.2 C#</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_Toc486697401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16</w:t>
                </w:r>
                <w:r w:rsidR="00033BF9" w:rsidRPr="00033BF9">
                  <w:rPr>
                    <w:rFonts w:ascii="Arial" w:hAnsi="Arial"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402" w:history="1">
                <w:r w:rsidR="00033BF9" w:rsidRPr="00033BF9">
                  <w:rPr>
                    <w:rStyle w:val="Hyperlink"/>
                    <w:rFonts w:cs="Arial"/>
                    <w:noProof/>
                  </w:rPr>
                  <w:t>3 Konzeption</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_Toc486697402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18</w:t>
                </w:r>
                <w:r w:rsidR="00033BF9" w:rsidRPr="00033BF9">
                  <w:rPr>
                    <w:rFonts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403" w:history="1">
                <w:r w:rsidR="00033BF9" w:rsidRPr="00033BF9">
                  <w:rPr>
                    <w:rStyle w:val="Hyperlink"/>
                    <w:rFonts w:ascii="Arial" w:hAnsi="Arial" w:cs="Arial"/>
                    <w:noProof/>
                  </w:rPr>
                  <w:t>3.1 Serverseitig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_Toc486697403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18</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04" w:history="1">
                <w:r w:rsidR="00033BF9" w:rsidRPr="00033BF9">
                  <w:rPr>
                    <w:rStyle w:val="Hyperlink"/>
                    <w:rFonts w:ascii="Arial" w:hAnsi="Arial" w:cs="Arial"/>
                    <w:noProof/>
                  </w:rPr>
                  <w:t>3.1.1 Datenbank- und Speicherstruktur</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_Toc486697404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18</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05" w:history="1">
                <w:r w:rsidR="00033BF9" w:rsidRPr="00033BF9">
                  <w:rPr>
                    <w:rStyle w:val="Hyperlink"/>
                    <w:rFonts w:ascii="Arial" w:hAnsi="Arial" w:cs="Arial"/>
                    <w:noProof/>
                  </w:rPr>
                  <w:t>3.1.2 Webinterface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_Toc486697405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21</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06" w:history="1">
                <w:r w:rsidR="00033BF9" w:rsidRPr="00033BF9">
                  <w:rPr>
                    <w:rStyle w:val="Hyperlink"/>
                    <w:rFonts w:ascii="Arial" w:hAnsi="Arial" w:cs="Arial"/>
                    <w:noProof/>
                  </w:rPr>
                  <w:t>3.1.3 Zugangsbeschränkung und Rechteverwaltung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22</w:t>
                </w:r>
                <w:r w:rsidR="00033BF9" w:rsidRPr="00033BF9">
                  <w:rPr>
                    <w:rFonts w:ascii="Arial" w:hAnsi="Arial"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407" w:history="1">
                <w:r w:rsidR="00033BF9" w:rsidRPr="00033BF9">
                  <w:rPr>
                    <w:rStyle w:val="Hyperlink"/>
                    <w:rFonts w:ascii="Arial" w:hAnsi="Arial" w:cs="Arial"/>
                    <w:noProof/>
                  </w:rPr>
                  <w:t>3.2 Clientseitig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23</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08" w:history="1">
                <w:r w:rsidR="00033BF9" w:rsidRPr="00033BF9">
                  <w:rPr>
                    <w:rStyle w:val="Hyperlink"/>
                    <w:rFonts w:ascii="Arial" w:hAnsi="Arial" w:cs="Arial"/>
                    <w:noProof/>
                  </w:rPr>
                  <w:t>3.2.1 Benutzeroberfläche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23</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09" w:history="1">
                <w:r w:rsidR="00033BF9" w:rsidRPr="00033BF9">
                  <w:rPr>
                    <w:rStyle w:val="Hyperlink"/>
                    <w:rFonts w:ascii="Arial" w:hAnsi="Arial" w:cs="Arial"/>
                    <w:noProof/>
                  </w:rPr>
                  <w:t>3.2.2 Serielle Schnittstelle zur Waage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_Toc486697409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24</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10" w:history="1">
                <w:r w:rsidR="00033BF9" w:rsidRPr="00033BF9">
                  <w:rPr>
                    <w:rStyle w:val="Hyperlink"/>
                    <w:rFonts w:ascii="Arial" w:hAnsi="Arial" w:cs="Arial"/>
                    <w:noProof/>
                  </w:rPr>
                  <w:t>3.2.3 Datenbankschnittstelle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_Toc486697410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24</w:t>
                </w:r>
                <w:r w:rsidR="00033BF9" w:rsidRPr="00033BF9">
                  <w:rPr>
                    <w:rFonts w:ascii="Arial" w:hAnsi="Arial"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411" w:history="1">
                <w:r w:rsidR="00033BF9" w:rsidRPr="00033BF9">
                  <w:rPr>
                    <w:rStyle w:val="Hyperlink"/>
                    <w:rFonts w:cs="Arial"/>
                    <w:noProof/>
                  </w:rPr>
                  <w:t>4 Geräte und Software</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_Toc486697411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26</w:t>
                </w:r>
                <w:r w:rsidR="00033BF9" w:rsidRPr="00033BF9">
                  <w:rPr>
                    <w:rFonts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412" w:history="1">
                <w:r w:rsidR="00033BF9" w:rsidRPr="00033BF9">
                  <w:rPr>
                    <w:rStyle w:val="Hyperlink"/>
                    <w:rFonts w:cs="Arial"/>
                    <w:noProof/>
                  </w:rPr>
                  <w:t>5 Implementation</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_Toc486697412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27</w:t>
                </w:r>
                <w:r w:rsidR="00033BF9" w:rsidRPr="00033BF9">
                  <w:rPr>
                    <w:rFonts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413" w:history="1">
                <w:r w:rsidR="00033BF9" w:rsidRPr="00033BF9">
                  <w:rPr>
                    <w:rStyle w:val="Hyperlink"/>
                    <w:rFonts w:ascii="Arial" w:hAnsi="Arial" w:cs="Arial"/>
                    <w:noProof/>
                  </w:rPr>
                  <w:t>5.1 Serverseitig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_Toc486697413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27</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14" w:history="1">
                <w:r w:rsidR="00033BF9" w:rsidRPr="00033BF9">
                  <w:rPr>
                    <w:rStyle w:val="Hyperlink"/>
                    <w:rFonts w:ascii="Arial" w:hAnsi="Arial" w:cs="Arial"/>
                    <w:noProof/>
                  </w:rPr>
                  <w:t>5.1.1 Datenbank- und Speicherstruktur</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_Toc486697414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27</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15" w:history="1">
                <w:r w:rsidR="00033BF9" w:rsidRPr="00033BF9">
                  <w:rPr>
                    <w:rStyle w:val="Hyperlink"/>
                    <w:rFonts w:ascii="Arial" w:hAnsi="Arial" w:cs="Arial"/>
                    <w:noProof/>
                  </w:rPr>
                  <w:t>5.1.2 Webinterface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_Toc486697415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28</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16" w:history="1">
                <w:r w:rsidR="00033BF9" w:rsidRPr="00033BF9">
                  <w:rPr>
                    <w:rStyle w:val="Hyperlink"/>
                    <w:rFonts w:ascii="Arial" w:hAnsi="Arial" w:cs="Arial"/>
                    <w:noProof/>
                  </w:rPr>
                  <w:t>5.1.3 Rezepte definieren und verwalten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33</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17" w:history="1">
                <w:r w:rsidR="00033BF9" w:rsidRPr="00033BF9">
                  <w:rPr>
                    <w:rStyle w:val="Hyperlink"/>
                    <w:rFonts w:ascii="Arial" w:hAnsi="Arial" w:cs="Arial"/>
                    <w:noProof/>
                  </w:rPr>
                  <w:t>5.1.4 Administrativer Bereich und Erweiterungen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35</w:t>
                </w:r>
                <w:r w:rsidR="00033BF9" w:rsidRPr="00033BF9">
                  <w:rPr>
                    <w:rFonts w:ascii="Arial" w:hAnsi="Arial"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418" w:history="1">
                <w:r w:rsidR="00033BF9" w:rsidRPr="00033BF9">
                  <w:rPr>
                    <w:rStyle w:val="Hyperlink"/>
                    <w:rFonts w:ascii="Arial" w:hAnsi="Arial" w:cs="Arial"/>
                    <w:noProof/>
                  </w:rPr>
                  <w:t>5.2 Clientseitig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36</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19" w:history="1">
                <w:r w:rsidR="00033BF9" w:rsidRPr="00033BF9">
                  <w:rPr>
                    <w:rStyle w:val="Hyperlink"/>
                    <w:rFonts w:ascii="Arial" w:hAnsi="Arial" w:cs="Arial"/>
                    <w:noProof/>
                  </w:rPr>
                  <w:t>5.2.1 Benutzeroberfläche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_Toc486697419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36</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20" w:history="1">
                <w:r w:rsidR="00033BF9" w:rsidRPr="00033BF9">
                  <w:rPr>
                    <w:rStyle w:val="Hyperlink"/>
                    <w:rFonts w:ascii="Arial" w:hAnsi="Arial" w:cs="Arial"/>
                    <w:noProof/>
                  </w:rPr>
                  <w:t>5.2.2 Serielle Schnittstelle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_Toc486697420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39</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21" w:history="1">
                <w:r w:rsidR="00033BF9" w:rsidRPr="00033BF9">
                  <w:rPr>
                    <w:rStyle w:val="Hyperlink"/>
                    <w:rFonts w:ascii="Arial" w:hAnsi="Arial" w:cs="Arial"/>
                    <w:noProof/>
                  </w:rPr>
                  <w:t>5.2.3 Datenbankverbindung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_Toc486697421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40</w:t>
                </w:r>
                <w:r w:rsidR="00033BF9" w:rsidRPr="00033BF9">
                  <w:rPr>
                    <w:rFonts w:ascii="Arial" w:hAnsi="Arial" w:cs="Arial"/>
                    <w:noProof/>
                    <w:webHidden/>
                  </w:rPr>
                  <w:fldChar w:fldCharType="end"/>
                </w:r>
              </w:hyperlink>
            </w:p>
            <w:p w:rsidR="00033BF9" w:rsidRPr="00033BF9" w:rsidRDefault="002D482F">
              <w:pPr>
                <w:pStyle w:val="Verzeichnis1"/>
                <w:tabs>
                  <w:tab w:val="right" w:leader="dot" w:pos="9062"/>
                </w:tabs>
                <w:rPr>
                  <w:rFonts w:eastAsiaTheme="minorEastAsia" w:cs="Arial"/>
                  <w:noProof/>
                  <w:sz w:val="22"/>
                  <w:lang w:eastAsia="de-DE"/>
                </w:rPr>
              </w:pPr>
              <w:hyperlink w:anchor="_Toc486697422" w:history="1">
                <w:r w:rsidR="00033BF9" w:rsidRPr="00033BF9">
                  <w:rPr>
                    <w:rStyle w:val="Hyperlink"/>
                    <w:rFonts w:cs="Arial"/>
                    <w:noProof/>
                  </w:rPr>
                  <w:t>6 Produktionsumgebung</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_Toc486697422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42</w:t>
                </w:r>
                <w:r w:rsidR="00033BF9" w:rsidRPr="00033BF9">
                  <w:rPr>
                    <w:rFonts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423" w:history="1">
                <w:r w:rsidR="00033BF9" w:rsidRPr="00033BF9">
                  <w:rPr>
                    <w:rStyle w:val="Hyperlink"/>
                    <w:rFonts w:ascii="Arial" w:hAnsi="Arial" w:cs="Arial"/>
                    <w:noProof/>
                  </w:rPr>
                  <w:t>6.1 Serverseitig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_Toc486697423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42</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24" w:history="1">
                <w:r w:rsidR="00033BF9" w:rsidRPr="00033BF9">
                  <w:rPr>
                    <w:rStyle w:val="Hyperlink"/>
                    <w:rFonts w:ascii="Arial" w:hAnsi="Arial" w:cs="Arial"/>
                    <w:noProof/>
                  </w:rPr>
                  <w:t>6.1.1 Einsatz</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_Toc486697424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42</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25" w:history="1">
                <w:r w:rsidR="00033BF9" w:rsidRPr="00033BF9">
                  <w:rPr>
                    <w:rStyle w:val="Hyperlink"/>
                    <w:rFonts w:ascii="Arial" w:hAnsi="Arial" w:cs="Arial"/>
                    <w:noProof/>
                  </w:rPr>
                  <w:t>6.1.2 Ausblick</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_Toc486697425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Pr="00033BF9" w:rsidRDefault="002D482F">
              <w:pPr>
                <w:pStyle w:val="Verzeichnis2"/>
                <w:tabs>
                  <w:tab w:val="right" w:leader="dot" w:pos="9062"/>
                </w:tabs>
                <w:rPr>
                  <w:rFonts w:ascii="Arial" w:eastAsiaTheme="minorEastAsia" w:hAnsi="Arial" w:cs="Arial"/>
                  <w:noProof/>
                  <w:sz w:val="22"/>
                  <w:lang w:eastAsia="de-DE"/>
                </w:rPr>
              </w:pPr>
              <w:hyperlink w:anchor="_Toc486697426" w:history="1">
                <w:r w:rsidR="00033BF9" w:rsidRPr="00033BF9">
                  <w:rPr>
                    <w:rStyle w:val="Hyperlink"/>
                    <w:rFonts w:ascii="Arial" w:hAnsi="Arial" w:cs="Arial"/>
                    <w:noProof/>
                  </w:rPr>
                  <w:t>6.2 Clientseitig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27" w:history="1">
                <w:r w:rsidR="00033BF9" w:rsidRPr="00033BF9">
                  <w:rPr>
                    <w:rStyle w:val="Hyperlink"/>
                    <w:rFonts w:ascii="Arial" w:hAnsi="Arial" w:cs="Arial"/>
                    <w:noProof/>
                  </w:rPr>
                  <w:t>6.2.1 Einsatz</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Pr="00033BF9" w:rsidRDefault="002D482F">
              <w:pPr>
                <w:pStyle w:val="Verzeichnis3"/>
                <w:tabs>
                  <w:tab w:val="right" w:leader="dot" w:pos="9062"/>
                </w:tabs>
                <w:rPr>
                  <w:rFonts w:ascii="Arial" w:eastAsiaTheme="minorEastAsia" w:hAnsi="Arial" w:cs="Arial"/>
                  <w:noProof/>
                  <w:sz w:val="22"/>
                  <w:lang w:eastAsia="de-DE"/>
                </w:rPr>
              </w:pPr>
              <w:hyperlink w:anchor="_Toc486697428" w:history="1">
                <w:r w:rsidR="00033BF9" w:rsidRPr="00033BF9">
                  <w:rPr>
                    <w:rStyle w:val="Hyperlink"/>
                    <w:rFonts w:ascii="Arial" w:hAnsi="Arial" w:cs="Arial"/>
                    <w:noProof/>
                  </w:rPr>
                  <w:t>6.2.2 Ausblick</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Default="002D482F">
              <w:pPr>
                <w:pStyle w:val="Verzeichnis1"/>
                <w:tabs>
                  <w:tab w:val="right" w:leader="dot" w:pos="9062"/>
                </w:tabs>
                <w:rPr>
                  <w:rFonts w:asciiTheme="minorHAnsi" w:eastAsiaTheme="minorEastAsia" w:hAnsiTheme="minorHAnsi"/>
                  <w:noProof/>
                  <w:sz w:val="22"/>
                  <w:lang w:eastAsia="de-DE"/>
                </w:rPr>
              </w:pPr>
              <w:hyperlink w:anchor="_Toc486697429" w:history="1">
                <w:r w:rsidR="00033BF9" w:rsidRPr="00033BF9">
                  <w:rPr>
                    <w:rStyle w:val="Hyperlink"/>
                    <w:rFonts w:cs="Arial"/>
                    <w:noProof/>
                  </w:rPr>
                  <w:t>Literaturverzeichnis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_Toc486697429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45</w:t>
                </w:r>
                <w:r w:rsidR="00033BF9" w:rsidRPr="00033BF9">
                  <w:rPr>
                    <w:rFonts w:cs="Arial"/>
                    <w:noProof/>
                    <w:webHidden/>
                  </w:rPr>
                  <w:fldChar w:fldCharType="end"/>
                </w:r>
              </w:hyperlink>
            </w:p>
            <w:p w:rsidR="00CA2C10" w:rsidRPr="006D5DE5" w:rsidRDefault="008B6071" w:rsidP="007F5CAA">
              <w:pPr>
                <w:rPr>
                  <w:rFonts w:cs="Arial"/>
                  <w:b/>
                  <w:bCs/>
                </w:rPr>
              </w:pPr>
              <w:r w:rsidRPr="00033BF9">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6" w:name="_Ref318365954"/>
      <w:bookmarkStart w:id="7" w:name="_Toc318367888"/>
      <w:bookmarkStart w:id="8" w:name="_Toc486697391"/>
      <w:r>
        <w:lastRenderedPageBreak/>
        <w:t>Abbildungsverzeichn</w:t>
      </w:r>
      <w:r w:rsidR="00235C6E">
        <w:t>i</w:t>
      </w:r>
      <w:r>
        <w:t>s</w:t>
      </w:r>
      <w:bookmarkEnd w:id="6"/>
      <w:bookmarkEnd w:id="7"/>
      <w:bookmarkEnd w:id="8"/>
    </w:p>
    <w:p w:rsidR="00033BF9" w:rsidRDefault="008024E7" w:rsidP="00033BF9">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6697344" w:history="1">
        <w:r w:rsidR="00033BF9" w:rsidRPr="00333D51">
          <w:rPr>
            <w:rStyle w:val="Hyperlink"/>
            <w:noProof/>
          </w:rPr>
          <w:t>Abbildung 1: Spannungsverhalten von bipolar NRZ-codierten binären Werten</w:t>
        </w:r>
        <w:r w:rsidR="00033BF9">
          <w:rPr>
            <w:noProof/>
            <w:webHidden/>
          </w:rPr>
          <w:tab/>
        </w:r>
        <w:r w:rsidR="00033BF9">
          <w:rPr>
            <w:noProof/>
            <w:webHidden/>
          </w:rPr>
          <w:fldChar w:fldCharType="begin"/>
        </w:r>
        <w:r w:rsidR="00033BF9">
          <w:rPr>
            <w:noProof/>
            <w:webHidden/>
          </w:rPr>
          <w:instrText xml:space="preserve"> PAGEREF _Toc486697344 \h </w:instrText>
        </w:r>
        <w:r w:rsidR="00033BF9">
          <w:rPr>
            <w:noProof/>
            <w:webHidden/>
          </w:rPr>
        </w:r>
        <w:r w:rsidR="00033BF9">
          <w:rPr>
            <w:noProof/>
            <w:webHidden/>
          </w:rPr>
          <w:fldChar w:fldCharType="separate"/>
        </w:r>
        <w:r w:rsidR="00033BF9">
          <w:rPr>
            <w:noProof/>
            <w:webHidden/>
          </w:rPr>
          <w:t>11</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5" w:history="1">
        <w:r w:rsidR="00033BF9" w:rsidRPr="00333D51">
          <w:rPr>
            <w:rStyle w:val="Hyperlink"/>
            <w:noProof/>
          </w:rPr>
          <w:t>Abbildung 2: Prinzip der asymmetrischen (a) und symmetrischen (b) Verbindung als Anwendung in der Tontechnik [http://hbernstaedt.de/Test/Asm_Asm.jpg]</w:t>
        </w:r>
        <w:r w:rsidR="00033BF9">
          <w:rPr>
            <w:noProof/>
            <w:webHidden/>
          </w:rPr>
          <w:tab/>
        </w:r>
        <w:r w:rsidR="00033BF9">
          <w:rPr>
            <w:noProof/>
            <w:webHidden/>
          </w:rPr>
          <w:fldChar w:fldCharType="begin"/>
        </w:r>
        <w:r w:rsidR="00033BF9">
          <w:rPr>
            <w:noProof/>
            <w:webHidden/>
          </w:rPr>
          <w:instrText xml:space="preserve"> PAGEREF _Toc486697345 \h </w:instrText>
        </w:r>
        <w:r w:rsidR="00033BF9">
          <w:rPr>
            <w:noProof/>
            <w:webHidden/>
          </w:rPr>
        </w:r>
        <w:r w:rsidR="00033BF9">
          <w:rPr>
            <w:noProof/>
            <w:webHidden/>
          </w:rPr>
          <w:fldChar w:fldCharType="separate"/>
        </w:r>
        <w:r w:rsidR="00033BF9">
          <w:rPr>
            <w:noProof/>
            <w:webHidden/>
          </w:rPr>
          <w:t>13</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6" w:history="1">
        <w:r w:rsidR="00033BF9" w:rsidRPr="00333D51">
          <w:rPr>
            <w:rStyle w:val="Hyperlink"/>
            <w:noProof/>
          </w:rPr>
          <w:t>Abbildung 3: Pinbelegung des 9-poligen D-Sub-Steckers [https://www.db9-pinout.com/db9-pinout/db9-pinout.gif]</w:t>
        </w:r>
        <w:r w:rsidR="00033BF9">
          <w:rPr>
            <w:noProof/>
            <w:webHidden/>
          </w:rPr>
          <w:tab/>
        </w:r>
        <w:r w:rsidR="00033BF9">
          <w:rPr>
            <w:noProof/>
            <w:webHidden/>
          </w:rPr>
          <w:fldChar w:fldCharType="begin"/>
        </w:r>
        <w:r w:rsidR="00033BF9">
          <w:rPr>
            <w:noProof/>
            <w:webHidden/>
          </w:rPr>
          <w:instrText xml:space="preserve"> PAGEREF _Toc486697346 \h </w:instrText>
        </w:r>
        <w:r w:rsidR="00033BF9">
          <w:rPr>
            <w:noProof/>
            <w:webHidden/>
          </w:rPr>
        </w:r>
        <w:r w:rsidR="00033BF9">
          <w:rPr>
            <w:noProof/>
            <w:webHidden/>
          </w:rPr>
          <w:fldChar w:fldCharType="separate"/>
        </w:r>
        <w:r w:rsidR="00033BF9">
          <w:rPr>
            <w:noProof/>
            <w:webHidden/>
          </w:rPr>
          <w:t>15</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7" w:history="1">
        <w:r w:rsidR="00033BF9" w:rsidRPr="00333D51">
          <w:rPr>
            <w:rStyle w:val="Hyperlink"/>
            <w:noProof/>
          </w:rPr>
          <w:t>Abbildung 4: Rahmenbildung nach RS-232 mit 8 Datenbits und einem Stoppbit [Frenzel Handbook]</w:t>
        </w:r>
        <w:r w:rsidR="00033BF9">
          <w:rPr>
            <w:noProof/>
            <w:webHidden/>
          </w:rPr>
          <w:tab/>
        </w:r>
        <w:r w:rsidR="00033BF9">
          <w:rPr>
            <w:noProof/>
            <w:webHidden/>
          </w:rPr>
          <w:fldChar w:fldCharType="begin"/>
        </w:r>
        <w:r w:rsidR="00033BF9">
          <w:rPr>
            <w:noProof/>
            <w:webHidden/>
          </w:rPr>
          <w:instrText xml:space="preserve"> PAGEREF _Toc486697347 \h </w:instrText>
        </w:r>
        <w:r w:rsidR="00033BF9">
          <w:rPr>
            <w:noProof/>
            <w:webHidden/>
          </w:rPr>
        </w:r>
        <w:r w:rsidR="00033BF9">
          <w:rPr>
            <w:noProof/>
            <w:webHidden/>
          </w:rPr>
          <w:fldChar w:fldCharType="separate"/>
        </w:r>
        <w:r w:rsidR="00033BF9">
          <w:rPr>
            <w:noProof/>
            <w:webHidden/>
          </w:rPr>
          <w:t>16</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8" w:history="1">
        <w:r w:rsidR="00033BF9" w:rsidRPr="00333D51">
          <w:rPr>
            <w:rStyle w:val="Hyperlink"/>
            <w:noProof/>
          </w:rPr>
          <w:t>Abbildung 5: Beispielhafter Aufbau einer Tabelle als Teil einer relationalen Datenbank</w:t>
        </w:r>
        <w:r w:rsidR="00033BF9">
          <w:rPr>
            <w:noProof/>
            <w:webHidden/>
          </w:rPr>
          <w:tab/>
        </w:r>
        <w:r w:rsidR="00033BF9">
          <w:rPr>
            <w:noProof/>
            <w:webHidden/>
          </w:rPr>
          <w:fldChar w:fldCharType="begin"/>
        </w:r>
        <w:r w:rsidR="00033BF9">
          <w:rPr>
            <w:noProof/>
            <w:webHidden/>
          </w:rPr>
          <w:instrText xml:space="preserve"> PAGEREF _Toc486697348 \h </w:instrText>
        </w:r>
        <w:r w:rsidR="00033BF9">
          <w:rPr>
            <w:noProof/>
            <w:webHidden/>
          </w:rPr>
        </w:r>
        <w:r w:rsidR="00033BF9">
          <w:rPr>
            <w:noProof/>
            <w:webHidden/>
          </w:rPr>
          <w:fldChar w:fldCharType="separate"/>
        </w:r>
        <w:r w:rsidR="00033BF9">
          <w:rPr>
            <w:noProof/>
            <w:webHidden/>
          </w:rPr>
          <w:t>17</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9" w:history="1">
        <w:r w:rsidR="00033BF9" w:rsidRPr="00333D51">
          <w:rPr>
            <w:rStyle w:val="Hyperlink"/>
            <w:noProof/>
          </w:rPr>
          <w:t>Abbildung 6: Verknüpfung von zwei Tabellen über einen foreign key</w:t>
        </w:r>
        <w:r w:rsidR="00033BF9">
          <w:rPr>
            <w:noProof/>
            <w:webHidden/>
          </w:rPr>
          <w:tab/>
        </w:r>
        <w:r w:rsidR="00033BF9">
          <w:rPr>
            <w:noProof/>
            <w:webHidden/>
          </w:rPr>
          <w:fldChar w:fldCharType="begin"/>
        </w:r>
        <w:r w:rsidR="00033BF9">
          <w:rPr>
            <w:noProof/>
            <w:webHidden/>
          </w:rPr>
          <w:instrText xml:space="preserve"> PAGEREF _Toc486697349 \h </w:instrText>
        </w:r>
        <w:r w:rsidR="00033BF9">
          <w:rPr>
            <w:noProof/>
            <w:webHidden/>
          </w:rPr>
        </w:r>
        <w:r w:rsidR="00033BF9">
          <w:rPr>
            <w:noProof/>
            <w:webHidden/>
          </w:rPr>
          <w:fldChar w:fldCharType="separate"/>
        </w:r>
        <w:r w:rsidR="00033BF9">
          <w:rPr>
            <w:noProof/>
            <w:webHidden/>
          </w:rPr>
          <w:t>18</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0" w:history="1">
        <w:r w:rsidR="00033BF9" w:rsidRPr="00333D51">
          <w:rPr>
            <w:rStyle w:val="Hyperlink"/>
            <w:noProof/>
          </w:rPr>
          <w:t>Abbildung 7: Aufbau des LAMP-Pakets (https://i2.wp.com/blog.novatrend.ch/wp-content/uploads/2014/11/LAMP.png)</w:t>
        </w:r>
        <w:r w:rsidR="00033BF9">
          <w:rPr>
            <w:noProof/>
            <w:webHidden/>
          </w:rPr>
          <w:tab/>
        </w:r>
        <w:r w:rsidR="00033BF9">
          <w:rPr>
            <w:noProof/>
            <w:webHidden/>
          </w:rPr>
          <w:fldChar w:fldCharType="begin"/>
        </w:r>
        <w:r w:rsidR="00033BF9">
          <w:rPr>
            <w:noProof/>
            <w:webHidden/>
          </w:rPr>
          <w:instrText xml:space="preserve"> PAGEREF _Toc486697350 \h </w:instrText>
        </w:r>
        <w:r w:rsidR="00033BF9">
          <w:rPr>
            <w:noProof/>
            <w:webHidden/>
          </w:rPr>
        </w:r>
        <w:r w:rsidR="00033BF9">
          <w:rPr>
            <w:noProof/>
            <w:webHidden/>
          </w:rPr>
          <w:fldChar w:fldCharType="separate"/>
        </w:r>
        <w:r w:rsidR="00033BF9">
          <w:rPr>
            <w:noProof/>
            <w:webHidden/>
          </w:rPr>
          <w:t>22</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1" w:history="1">
        <w:r w:rsidR="00033BF9" w:rsidRPr="00333D51">
          <w:rPr>
            <w:rStyle w:val="Hyperlink"/>
            <w:noProof/>
          </w:rPr>
          <w:t>Abbildung 8: Dynamische Erstellung von Inhalten mit PHP (https://de.wikipedia.org/wiki/LAMP_(Softwarepaket)#/media/File:PHP_funktionsweise.svg)</w:t>
        </w:r>
        <w:r w:rsidR="00033BF9">
          <w:rPr>
            <w:noProof/>
            <w:webHidden/>
          </w:rPr>
          <w:tab/>
        </w:r>
        <w:r w:rsidR="00033BF9">
          <w:rPr>
            <w:noProof/>
            <w:webHidden/>
          </w:rPr>
          <w:fldChar w:fldCharType="begin"/>
        </w:r>
        <w:r w:rsidR="00033BF9">
          <w:rPr>
            <w:noProof/>
            <w:webHidden/>
          </w:rPr>
          <w:instrText xml:space="preserve"> PAGEREF _Toc486697351 \h </w:instrText>
        </w:r>
        <w:r w:rsidR="00033BF9">
          <w:rPr>
            <w:noProof/>
            <w:webHidden/>
          </w:rPr>
        </w:r>
        <w:r w:rsidR="00033BF9">
          <w:rPr>
            <w:noProof/>
            <w:webHidden/>
          </w:rPr>
          <w:fldChar w:fldCharType="separate"/>
        </w:r>
        <w:r w:rsidR="00033BF9">
          <w:rPr>
            <w:noProof/>
            <w:webHidden/>
          </w:rPr>
          <w:t>23</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2" w:history="1">
        <w:r w:rsidR="00033BF9" w:rsidRPr="00333D51">
          <w:rPr>
            <w:rStyle w:val="Hyperlink"/>
            <w:noProof/>
          </w:rPr>
          <w:t>Abbildung 9: Konzeptionelle Datenbankstruktur mit Attributen und zugehörigen Datentypen</w:t>
        </w:r>
        <w:r w:rsidR="00033BF9">
          <w:rPr>
            <w:noProof/>
            <w:webHidden/>
          </w:rPr>
          <w:tab/>
        </w:r>
        <w:r w:rsidR="00033BF9">
          <w:rPr>
            <w:noProof/>
            <w:webHidden/>
          </w:rPr>
          <w:fldChar w:fldCharType="begin"/>
        </w:r>
        <w:r w:rsidR="00033BF9">
          <w:rPr>
            <w:noProof/>
            <w:webHidden/>
          </w:rPr>
          <w:instrText xml:space="preserve"> PAGEREF _Toc486697352 \h </w:instrText>
        </w:r>
        <w:r w:rsidR="00033BF9">
          <w:rPr>
            <w:noProof/>
            <w:webHidden/>
          </w:rPr>
        </w:r>
        <w:r w:rsidR="00033BF9">
          <w:rPr>
            <w:noProof/>
            <w:webHidden/>
          </w:rPr>
          <w:fldChar w:fldCharType="separate"/>
        </w:r>
        <w:r w:rsidR="00033BF9">
          <w:rPr>
            <w:noProof/>
            <w:webHidden/>
          </w:rPr>
          <w:t>26</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3" w:history="1">
        <w:r w:rsidR="00033BF9" w:rsidRPr="00333D51">
          <w:rPr>
            <w:rStyle w:val="Hyperlink"/>
            <w:noProof/>
          </w:rPr>
          <w:t>Abbildung 10: Implementierte Datenbankstruktur des Chemikalienverzeichnisses mit Attributen und zugehörigen Datentypen</w:t>
        </w:r>
        <w:r w:rsidR="00033BF9">
          <w:rPr>
            <w:noProof/>
            <w:webHidden/>
          </w:rPr>
          <w:tab/>
        </w:r>
        <w:r w:rsidR="00033BF9">
          <w:rPr>
            <w:noProof/>
            <w:webHidden/>
          </w:rPr>
          <w:fldChar w:fldCharType="begin"/>
        </w:r>
        <w:r w:rsidR="00033BF9">
          <w:rPr>
            <w:noProof/>
            <w:webHidden/>
          </w:rPr>
          <w:instrText xml:space="preserve"> PAGEREF _Toc486697353 \h </w:instrText>
        </w:r>
        <w:r w:rsidR="00033BF9">
          <w:rPr>
            <w:noProof/>
            <w:webHidden/>
          </w:rPr>
        </w:r>
        <w:r w:rsidR="00033BF9">
          <w:rPr>
            <w:noProof/>
            <w:webHidden/>
          </w:rPr>
          <w:fldChar w:fldCharType="separate"/>
        </w:r>
        <w:r w:rsidR="00033BF9">
          <w:rPr>
            <w:noProof/>
            <w:webHidden/>
          </w:rPr>
          <w:t>34</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4" w:history="1">
        <w:r w:rsidR="00033BF9" w:rsidRPr="00333D51">
          <w:rPr>
            <w:rStyle w:val="Hyperlink"/>
            <w:noProof/>
          </w:rPr>
          <w:t>Abbildung 11: Ausschnitt der Übersichtsseite für die gefilterte Anzeige von Chemikalienlieferungen</w:t>
        </w:r>
        <w:r w:rsidR="00033BF9">
          <w:rPr>
            <w:noProof/>
            <w:webHidden/>
          </w:rPr>
          <w:tab/>
        </w:r>
        <w:r w:rsidR="00033BF9">
          <w:rPr>
            <w:noProof/>
            <w:webHidden/>
          </w:rPr>
          <w:fldChar w:fldCharType="begin"/>
        </w:r>
        <w:r w:rsidR="00033BF9">
          <w:rPr>
            <w:noProof/>
            <w:webHidden/>
          </w:rPr>
          <w:instrText xml:space="preserve"> PAGEREF _Toc486697354 \h </w:instrText>
        </w:r>
        <w:r w:rsidR="00033BF9">
          <w:rPr>
            <w:noProof/>
            <w:webHidden/>
          </w:rPr>
        </w:r>
        <w:r w:rsidR="00033BF9">
          <w:rPr>
            <w:noProof/>
            <w:webHidden/>
          </w:rPr>
          <w:fldChar w:fldCharType="separate"/>
        </w:r>
        <w:r w:rsidR="00033BF9">
          <w:rPr>
            <w:noProof/>
            <w:webHidden/>
          </w:rPr>
          <w:t>36</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5" w:history="1">
        <w:r w:rsidR="00033BF9" w:rsidRPr="00333D51">
          <w:rPr>
            <w:rStyle w:val="Hyperlink"/>
            <w:noProof/>
          </w:rPr>
          <w:t>Abbildung 12: Detailansicht einer beispielhaften Lieferung</w:t>
        </w:r>
        <w:r w:rsidR="00033BF9">
          <w:rPr>
            <w:noProof/>
            <w:webHidden/>
          </w:rPr>
          <w:tab/>
        </w:r>
        <w:r w:rsidR="00033BF9">
          <w:rPr>
            <w:noProof/>
            <w:webHidden/>
          </w:rPr>
          <w:fldChar w:fldCharType="begin"/>
        </w:r>
        <w:r w:rsidR="00033BF9">
          <w:rPr>
            <w:noProof/>
            <w:webHidden/>
          </w:rPr>
          <w:instrText xml:space="preserve"> PAGEREF _Toc486697355 \h </w:instrText>
        </w:r>
        <w:r w:rsidR="00033BF9">
          <w:rPr>
            <w:noProof/>
            <w:webHidden/>
          </w:rPr>
        </w:r>
        <w:r w:rsidR="00033BF9">
          <w:rPr>
            <w:noProof/>
            <w:webHidden/>
          </w:rPr>
          <w:fldChar w:fldCharType="separate"/>
        </w:r>
        <w:r w:rsidR="00033BF9">
          <w:rPr>
            <w:noProof/>
            <w:webHidden/>
          </w:rPr>
          <w:t>37</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6" w:history="1">
        <w:r w:rsidR="00033BF9" w:rsidRPr="00333D51">
          <w:rPr>
            <w:rStyle w:val="Hyperlink"/>
            <w:noProof/>
          </w:rPr>
          <w:t>Abbildung 13: Struktur der Oberfläche zum Einfügen und Bearbeiten von Lieferungen</w:t>
        </w:r>
        <w:r w:rsidR="00033BF9">
          <w:rPr>
            <w:noProof/>
            <w:webHidden/>
          </w:rPr>
          <w:tab/>
        </w:r>
        <w:r w:rsidR="00033BF9">
          <w:rPr>
            <w:noProof/>
            <w:webHidden/>
          </w:rPr>
          <w:fldChar w:fldCharType="begin"/>
        </w:r>
        <w:r w:rsidR="00033BF9">
          <w:rPr>
            <w:noProof/>
            <w:webHidden/>
          </w:rPr>
          <w:instrText xml:space="preserve"> PAGEREF _Toc486697356 \h </w:instrText>
        </w:r>
        <w:r w:rsidR="00033BF9">
          <w:rPr>
            <w:noProof/>
            <w:webHidden/>
          </w:rPr>
        </w:r>
        <w:r w:rsidR="00033BF9">
          <w:rPr>
            <w:noProof/>
            <w:webHidden/>
          </w:rPr>
          <w:fldChar w:fldCharType="separate"/>
        </w:r>
        <w:r w:rsidR="00033BF9">
          <w:rPr>
            <w:noProof/>
            <w:webHidden/>
          </w:rPr>
          <w:t>38</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7" w:history="1">
        <w:r w:rsidR="00033BF9" w:rsidRPr="00333D51">
          <w:rPr>
            <w:rStyle w:val="Hyperlink"/>
            <w:noProof/>
          </w:rPr>
          <w:t>Abbildung 14: Struktur der Oberfläche zum Eintragen neuer Chemikalien</w:t>
        </w:r>
        <w:r w:rsidR="00033BF9">
          <w:rPr>
            <w:noProof/>
            <w:webHidden/>
          </w:rPr>
          <w:tab/>
        </w:r>
        <w:r w:rsidR="00033BF9">
          <w:rPr>
            <w:noProof/>
            <w:webHidden/>
          </w:rPr>
          <w:fldChar w:fldCharType="begin"/>
        </w:r>
        <w:r w:rsidR="00033BF9">
          <w:rPr>
            <w:noProof/>
            <w:webHidden/>
          </w:rPr>
          <w:instrText xml:space="preserve"> PAGEREF _Toc486697357 \h </w:instrText>
        </w:r>
        <w:r w:rsidR="00033BF9">
          <w:rPr>
            <w:noProof/>
            <w:webHidden/>
          </w:rPr>
        </w:r>
        <w:r w:rsidR="00033BF9">
          <w:rPr>
            <w:noProof/>
            <w:webHidden/>
          </w:rPr>
          <w:fldChar w:fldCharType="separate"/>
        </w:r>
        <w:r w:rsidR="00033BF9">
          <w:rPr>
            <w:noProof/>
            <w:webHidden/>
          </w:rPr>
          <w:t>39</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8" w:history="1">
        <w:r w:rsidR="00033BF9" w:rsidRPr="00333D51">
          <w:rPr>
            <w:rStyle w:val="Hyperlink"/>
            <w:noProof/>
          </w:rPr>
          <w:t>Abbildung 15: Nutzeroberfläche für die Verwaltung von Rezepten im Webinterface</w:t>
        </w:r>
        <w:r w:rsidR="00033BF9">
          <w:rPr>
            <w:noProof/>
            <w:webHidden/>
          </w:rPr>
          <w:tab/>
        </w:r>
        <w:r w:rsidR="00033BF9">
          <w:rPr>
            <w:noProof/>
            <w:webHidden/>
          </w:rPr>
          <w:fldChar w:fldCharType="begin"/>
        </w:r>
        <w:r w:rsidR="00033BF9">
          <w:rPr>
            <w:noProof/>
            <w:webHidden/>
          </w:rPr>
          <w:instrText xml:space="preserve"> PAGEREF _Toc486697358 \h </w:instrText>
        </w:r>
        <w:r w:rsidR="00033BF9">
          <w:rPr>
            <w:noProof/>
            <w:webHidden/>
          </w:rPr>
        </w:r>
        <w:r w:rsidR="00033BF9">
          <w:rPr>
            <w:noProof/>
            <w:webHidden/>
          </w:rPr>
          <w:fldChar w:fldCharType="separate"/>
        </w:r>
        <w:r w:rsidR="00033BF9">
          <w:rPr>
            <w:noProof/>
            <w:webHidden/>
          </w:rPr>
          <w:t>41</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9" w:history="1">
        <w:r w:rsidR="00033BF9" w:rsidRPr="00333D51">
          <w:rPr>
            <w:rStyle w:val="Hyperlink"/>
            <w:noProof/>
          </w:rPr>
          <w:t>Abbildung 16: Formular für das Eintragen eines Rezeptes mit 5 Komponenten, teilweise gefüllt mit Beispielwerten</w:t>
        </w:r>
        <w:r w:rsidR="00033BF9">
          <w:rPr>
            <w:noProof/>
            <w:webHidden/>
          </w:rPr>
          <w:tab/>
        </w:r>
        <w:r w:rsidR="00033BF9">
          <w:rPr>
            <w:noProof/>
            <w:webHidden/>
          </w:rPr>
          <w:fldChar w:fldCharType="begin"/>
        </w:r>
        <w:r w:rsidR="00033BF9">
          <w:rPr>
            <w:noProof/>
            <w:webHidden/>
          </w:rPr>
          <w:instrText xml:space="preserve"> PAGEREF _Toc486697359 \h </w:instrText>
        </w:r>
        <w:r w:rsidR="00033BF9">
          <w:rPr>
            <w:noProof/>
            <w:webHidden/>
          </w:rPr>
        </w:r>
        <w:r w:rsidR="00033BF9">
          <w:rPr>
            <w:noProof/>
            <w:webHidden/>
          </w:rPr>
          <w:fldChar w:fldCharType="separate"/>
        </w:r>
        <w:r w:rsidR="00033BF9">
          <w:rPr>
            <w:noProof/>
            <w:webHidden/>
          </w:rPr>
          <w:t>41</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0" w:history="1">
        <w:r w:rsidR="00033BF9" w:rsidRPr="00333D51">
          <w:rPr>
            <w:rStyle w:val="Hyperlink"/>
            <w:noProof/>
          </w:rPr>
          <w:t>Abbildung 17: Initiale Oberfläche der clientseitigen Software</w:t>
        </w:r>
        <w:r w:rsidR="00033BF9">
          <w:rPr>
            <w:noProof/>
            <w:webHidden/>
          </w:rPr>
          <w:tab/>
        </w:r>
        <w:r w:rsidR="00033BF9">
          <w:rPr>
            <w:noProof/>
            <w:webHidden/>
          </w:rPr>
          <w:fldChar w:fldCharType="begin"/>
        </w:r>
        <w:r w:rsidR="00033BF9">
          <w:rPr>
            <w:noProof/>
            <w:webHidden/>
          </w:rPr>
          <w:instrText xml:space="preserve"> PAGEREF _Toc486697360 \h </w:instrText>
        </w:r>
        <w:r w:rsidR="00033BF9">
          <w:rPr>
            <w:noProof/>
            <w:webHidden/>
          </w:rPr>
        </w:r>
        <w:r w:rsidR="00033BF9">
          <w:rPr>
            <w:noProof/>
            <w:webHidden/>
          </w:rPr>
          <w:fldChar w:fldCharType="separate"/>
        </w:r>
        <w:r w:rsidR="00033BF9">
          <w:rPr>
            <w:noProof/>
            <w:webHidden/>
          </w:rPr>
          <w:t>44</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1" w:history="1">
        <w:r w:rsidR="00033BF9" w:rsidRPr="00333D51">
          <w:rPr>
            <w:rStyle w:val="Hyperlink"/>
            <w:noProof/>
          </w:rPr>
          <w:t>Abbildung 18: Ausschnitt der graphischen Nutzeroberfläche nach Auswahl eines Rezeptes</w:t>
        </w:r>
        <w:r w:rsidR="00033BF9">
          <w:rPr>
            <w:noProof/>
            <w:webHidden/>
          </w:rPr>
          <w:tab/>
        </w:r>
        <w:r w:rsidR="00033BF9">
          <w:rPr>
            <w:noProof/>
            <w:webHidden/>
          </w:rPr>
          <w:fldChar w:fldCharType="begin"/>
        </w:r>
        <w:r w:rsidR="00033BF9">
          <w:rPr>
            <w:noProof/>
            <w:webHidden/>
          </w:rPr>
          <w:instrText xml:space="preserve"> PAGEREF _Toc486697361 \h </w:instrText>
        </w:r>
        <w:r w:rsidR="00033BF9">
          <w:rPr>
            <w:noProof/>
            <w:webHidden/>
          </w:rPr>
        </w:r>
        <w:r w:rsidR="00033BF9">
          <w:rPr>
            <w:noProof/>
            <w:webHidden/>
          </w:rPr>
          <w:fldChar w:fldCharType="separate"/>
        </w:r>
        <w:r w:rsidR="00033BF9">
          <w:rPr>
            <w:noProof/>
            <w:webHidden/>
          </w:rPr>
          <w:t>45</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2" w:history="1">
        <w:r w:rsidR="00033BF9" w:rsidRPr="00333D51">
          <w:rPr>
            <w:rStyle w:val="Hyperlink"/>
            <w:noProof/>
          </w:rPr>
          <w:t>Abbildung 19: Oberfläche zur Konfiguration der seriellen Schnittstelle in der clientseitigen Software</w:t>
        </w:r>
        <w:r w:rsidR="00033BF9">
          <w:rPr>
            <w:noProof/>
            <w:webHidden/>
          </w:rPr>
          <w:tab/>
        </w:r>
        <w:r w:rsidR="00033BF9">
          <w:rPr>
            <w:noProof/>
            <w:webHidden/>
          </w:rPr>
          <w:fldChar w:fldCharType="begin"/>
        </w:r>
        <w:r w:rsidR="00033BF9">
          <w:rPr>
            <w:noProof/>
            <w:webHidden/>
          </w:rPr>
          <w:instrText xml:space="preserve"> PAGEREF _Toc486697362 \h </w:instrText>
        </w:r>
        <w:r w:rsidR="00033BF9">
          <w:rPr>
            <w:noProof/>
            <w:webHidden/>
          </w:rPr>
        </w:r>
        <w:r w:rsidR="00033BF9">
          <w:rPr>
            <w:noProof/>
            <w:webHidden/>
          </w:rPr>
          <w:fldChar w:fldCharType="separate"/>
        </w:r>
        <w:r w:rsidR="00033BF9">
          <w:rPr>
            <w:noProof/>
            <w:webHidden/>
          </w:rPr>
          <w:t>46</w:t>
        </w:r>
        <w:r w:rsidR="00033BF9">
          <w:rPr>
            <w:noProof/>
            <w:webHidden/>
          </w:rPr>
          <w:fldChar w:fldCharType="end"/>
        </w:r>
      </w:hyperlink>
    </w:p>
    <w:p w:rsidR="00033BF9" w:rsidRDefault="002D482F"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3" w:history="1">
        <w:r w:rsidR="00033BF9" w:rsidRPr="00333D51">
          <w:rPr>
            <w:rStyle w:val="Hyperlink"/>
            <w:noProof/>
          </w:rPr>
          <w:t>Abbildung 20: Oberfläche zur Konfiguration der Datenbankverbindung in der clientseitigen Software</w:t>
        </w:r>
        <w:r w:rsidR="00033BF9">
          <w:rPr>
            <w:noProof/>
            <w:webHidden/>
          </w:rPr>
          <w:tab/>
        </w:r>
        <w:r w:rsidR="00033BF9">
          <w:rPr>
            <w:noProof/>
            <w:webHidden/>
          </w:rPr>
          <w:fldChar w:fldCharType="begin"/>
        </w:r>
        <w:r w:rsidR="00033BF9">
          <w:rPr>
            <w:noProof/>
            <w:webHidden/>
          </w:rPr>
          <w:instrText xml:space="preserve"> PAGEREF _Toc486697363 \h </w:instrText>
        </w:r>
        <w:r w:rsidR="00033BF9">
          <w:rPr>
            <w:noProof/>
            <w:webHidden/>
          </w:rPr>
        </w:r>
        <w:r w:rsidR="00033BF9">
          <w:rPr>
            <w:noProof/>
            <w:webHidden/>
          </w:rPr>
          <w:fldChar w:fldCharType="separate"/>
        </w:r>
        <w:r w:rsidR="00033BF9">
          <w:rPr>
            <w:noProof/>
            <w:webHidden/>
          </w:rPr>
          <w:t>47</w:t>
        </w:r>
        <w:r w:rsidR="00033BF9">
          <w:rPr>
            <w:noProof/>
            <w:webHidden/>
          </w:rPr>
          <w:fldChar w:fldCharType="end"/>
        </w:r>
      </w:hyperlink>
    </w:p>
    <w:p w:rsidR="00BC7BEF" w:rsidRDefault="008024E7" w:rsidP="00033BF9">
      <w:pPr>
        <w:jc w:val="left"/>
      </w:pPr>
      <w:r>
        <w:fldChar w:fldCharType="end"/>
      </w:r>
    </w:p>
    <w:p w:rsidR="00A76543" w:rsidRDefault="00A76543" w:rsidP="00A76543">
      <w:pPr>
        <w:pStyle w:val="berschrift1"/>
      </w:pPr>
      <w:bookmarkStart w:id="9" w:name="_Toc486697392"/>
      <w:r>
        <w:t>Tabellenverzeichnis</w:t>
      </w:r>
      <w:bookmarkEnd w:id="9"/>
    </w:p>
    <w:p w:rsidR="00033BF9"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6697364" w:history="1">
        <w:r w:rsidR="00033BF9" w:rsidRPr="000E7F1C">
          <w:rPr>
            <w:rStyle w:val="Hyperlink"/>
            <w:noProof/>
          </w:rPr>
          <w:t>Tabelle 1: Liste der verwendeten Entwicklungsumgebungen</w:t>
        </w:r>
        <w:r w:rsidR="00033BF9">
          <w:rPr>
            <w:noProof/>
            <w:webHidden/>
          </w:rPr>
          <w:tab/>
        </w:r>
        <w:r w:rsidR="00033BF9">
          <w:rPr>
            <w:noProof/>
            <w:webHidden/>
          </w:rPr>
          <w:fldChar w:fldCharType="begin"/>
        </w:r>
        <w:r w:rsidR="00033BF9">
          <w:rPr>
            <w:noProof/>
            <w:webHidden/>
          </w:rPr>
          <w:instrText xml:space="preserve"> PAGEREF _Toc486697364 \h </w:instrText>
        </w:r>
        <w:r w:rsidR="00033BF9">
          <w:rPr>
            <w:noProof/>
            <w:webHidden/>
          </w:rPr>
        </w:r>
        <w:r w:rsidR="00033BF9">
          <w:rPr>
            <w:noProof/>
            <w:webHidden/>
          </w:rPr>
          <w:fldChar w:fldCharType="separate"/>
        </w:r>
        <w:r w:rsidR="00033BF9">
          <w:rPr>
            <w:noProof/>
            <w:webHidden/>
          </w:rPr>
          <w:t>33</w:t>
        </w:r>
        <w:r w:rsidR="00033BF9">
          <w:rPr>
            <w:noProof/>
            <w:webHidden/>
          </w:rPr>
          <w:fldChar w:fldCharType="end"/>
        </w:r>
      </w:hyperlink>
    </w:p>
    <w:p w:rsidR="00033BF9" w:rsidRDefault="002D482F">
      <w:pPr>
        <w:pStyle w:val="Abbildungsverzeichnis"/>
        <w:tabs>
          <w:tab w:val="right" w:leader="dot" w:pos="9062"/>
        </w:tabs>
        <w:rPr>
          <w:rFonts w:asciiTheme="minorHAnsi" w:eastAsiaTheme="minorEastAsia" w:hAnsiTheme="minorHAnsi"/>
          <w:noProof/>
          <w:sz w:val="22"/>
          <w:lang w:eastAsia="de-DE"/>
        </w:rPr>
      </w:pPr>
      <w:hyperlink w:anchor="_Toc486697365" w:history="1">
        <w:r w:rsidR="00033BF9" w:rsidRPr="000E7F1C">
          <w:rPr>
            <w:rStyle w:val="Hyperlink"/>
            <w:noProof/>
          </w:rPr>
          <w:t>Tabelle 2: Liste der verwendeten Softwarepakete und Programmierwerkzeuge</w:t>
        </w:r>
        <w:r w:rsidR="00033BF9">
          <w:rPr>
            <w:noProof/>
            <w:webHidden/>
          </w:rPr>
          <w:tab/>
        </w:r>
        <w:r w:rsidR="00033BF9">
          <w:rPr>
            <w:noProof/>
            <w:webHidden/>
          </w:rPr>
          <w:fldChar w:fldCharType="begin"/>
        </w:r>
        <w:r w:rsidR="00033BF9">
          <w:rPr>
            <w:noProof/>
            <w:webHidden/>
          </w:rPr>
          <w:instrText xml:space="preserve"> PAGEREF _Toc486697365 \h </w:instrText>
        </w:r>
        <w:r w:rsidR="00033BF9">
          <w:rPr>
            <w:noProof/>
            <w:webHidden/>
          </w:rPr>
        </w:r>
        <w:r w:rsidR="00033BF9">
          <w:rPr>
            <w:noProof/>
            <w:webHidden/>
          </w:rPr>
          <w:fldChar w:fldCharType="separate"/>
        </w:r>
        <w:r w:rsidR="00033BF9">
          <w:rPr>
            <w:noProof/>
            <w:webHidden/>
          </w:rPr>
          <w:t>33</w:t>
        </w:r>
        <w:r w:rsidR="00033BF9">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10" w:name="_Toc318367889"/>
      <w:bookmarkStart w:id="11" w:name="_Toc486697393"/>
      <w:r>
        <w:lastRenderedPageBreak/>
        <w:t>Abkürzungsverzeichnis</w:t>
      </w:r>
      <w:bookmarkEnd w:id="10"/>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B8598D" w:rsidRPr="002D482F" w:rsidTr="008024E7">
        <w:tc>
          <w:tcPr>
            <w:tcW w:w="1951" w:type="dxa"/>
          </w:tcPr>
          <w:p w:rsidR="00B8598D" w:rsidRDefault="00B8598D" w:rsidP="007F5CAA">
            <w:r>
              <w:t>ACID</w:t>
            </w:r>
          </w:p>
        </w:tc>
        <w:tc>
          <w:tcPr>
            <w:tcW w:w="7261" w:type="dxa"/>
          </w:tcPr>
          <w:p w:rsidR="00B8598D" w:rsidRPr="005F098F" w:rsidRDefault="00B8598D"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8598D" w:rsidTr="008024E7">
        <w:tc>
          <w:tcPr>
            <w:tcW w:w="1951" w:type="dxa"/>
          </w:tcPr>
          <w:p w:rsidR="00B8598D" w:rsidRDefault="00B8598D" w:rsidP="000135C3">
            <w:r>
              <w:t>CAS</w:t>
            </w:r>
          </w:p>
        </w:tc>
        <w:tc>
          <w:tcPr>
            <w:tcW w:w="7261" w:type="dxa"/>
          </w:tcPr>
          <w:p w:rsidR="00B8598D" w:rsidRDefault="00B8598D" w:rsidP="000135C3">
            <w:r>
              <w:t>Chemical Abstract Service</w:t>
            </w:r>
          </w:p>
        </w:tc>
      </w:tr>
      <w:tr w:rsidR="00B8598D" w:rsidTr="008024E7">
        <w:tc>
          <w:tcPr>
            <w:tcW w:w="1951" w:type="dxa"/>
          </w:tcPr>
          <w:p w:rsidR="00B8598D" w:rsidRDefault="00B8598D" w:rsidP="007F5CAA">
            <w:r>
              <w:t>CIL</w:t>
            </w:r>
          </w:p>
        </w:tc>
        <w:tc>
          <w:tcPr>
            <w:tcW w:w="7261" w:type="dxa"/>
          </w:tcPr>
          <w:p w:rsidR="00B8598D" w:rsidRDefault="00B8598D" w:rsidP="007F5CAA">
            <w:r>
              <w:t>Common Intermediate Language</w:t>
            </w:r>
          </w:p>
        </w:tc>
      </w:tr>
      <w:tr w:rsidR="00B8598D" w:rsidRPr="002D482F" w:rsidTr="008024E7">
        <w:tc>
          <w:tcPr>
            <w:tcW w:w="1951" w:type="dxa"/>
          </w:tcPr>
          <w:p w:rsidR="00B8598D" w:rsidRDefault="00B8598D" w:rsidP="007F5CAA">
            <w:r>
              <w:t>COM</w:t>
            </w:r>
          </w:p>
        </w:tc>
        <w:tc>
          <w:tcPr>
            <w:tcW w:w="7261" w:type="dxa"/>
          </w:tcPr>
          <w:p w:rsidR="00B8598D" w:rsidRPr="00A71049" w:rsidRDefault="00B8598D"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B8598D" w:rsidTr="008024E7">
        <w:tc>
          <w:tcPr>
            <w:tcW w:w="1951" w:type="dxa"/>
          </w:tcPr>
          <w:p w:rsidR="00B8598D" w:rsidRDefault="00B8598D" w:rsidP="007F5CAA">
            <w:r>
              <w:t>CTS</w:t>
            </w:r>
          </w:p>
        </w:tc>
        <w:tc>
          <w:tcPr>
            <w:tcW w:w="7261" w:type="dxa"/>
          </w:tcPr>
          <w:p w:rsidR="00B8598D" w:rsidRDefault="00B8598D" w:rsidP="007F5CAA">
            <w:r>
              <w:t xml:space="preserve">Clear </w:t>
            </w:r>
            <w:proofErr w:type="spellStart"/>
            <w:r>
              <w:t>To</w:t>
            </w:r>
            <w:proofErr w:type="spellEnd"/>
            <w:r>
              <w:t xml:space="preserve"> Send</w:t>
            </w:r>
          </w:p>
        </w:tc>
      </w:tr>
      <w:tr w:rsidR="00B8598D" w:rsidTr="008024E7">
        <w:tc>
          <w:tcPr>
            <w:tcW w:w="1951" w:type="dxa"/>
          </w:tcPr>
          <w:p w:rsidR="00B8598D" w:rsidRDefault="00B8598D" w:rsidP="007F5CAA">
            <w:r>
              <w:t>DB</w:t>
            </w:r>
          </w:p>
        </w:tc>
        <w:tc>
          <w:tcPr>
            <w:tcW w:w="7261" w:type="dxa"/>
          </w:tcPr>
          <w:p w:rsidR="00B8598D" w:rsidRDefault="00B8598D" w:rsidP="007F5CAA">
            <w:r>
              <w:t>Datenbank</w:t>
            </w:r>
          </w:p>
        </w:tc>
      </w:tr>
      <w:tr w:rsidR="00B8598D" w:rsidTr="008024E7">
        <w:tc>
          <w:tcPr>
            <w:tcW w:w="1951" w:type="dxa"/>
          </w:tcPr>
          <w:p w:rsidR="00B8598D" w:rsidRDefault="00B8598D" w:rsidP="007F5CAA">
            <w:r>
              <w:t>DBMS</w:t>
            </w:r>
          </w:p>
        </w:tc>
        <w:tc>
          <w:tcPr>
            <w:tcW w:w="7261" w:type="dxa"/>
          </w:tcPr>
          <w:p w:rsidR="00B8598D" w:rsidRDefault="00B8598D" w:rsidP="007F5CAA">
            <w:r>
              <w:t>Datenbank-Managementsystem</w:t>
            </w:r>
          </w:p>
        </w:tc>
      </w:tr>
      <w:tr w:rsidR="00B8598D" w:rsidTr="008024E7">
        <w:tc>
          <w:tcPr>
            <w:tcW w:w="1951" w:type="dxa"/>
          </w:tcPr>
          <w:p w:rsidR="00B8598D" w:rsidRDefault="00B8598D" w:rsidP="007F5CAA">
            <w:r>
              <w:t>DCE</w:t>
            </w:r>
          </w:p>
        </w:tc>
        <w:tc>
          <w:tcPr>
            <w:tcW w:w="7261" w:type="dxa"/>
          </w:tcPr>
          <w:p w:rsidR="00B8598D" w:rsidRDefault="00B8598D" w:rsidP="00D752D9">
            <w:r>
              <w:t>Data Circuit-</w:t>
            </w:r>
            <w:proofErr w:type="spellStart"/>
            <w:r>
              <w:t>Terminating</w:t>
            </w:r>
            <w:proofErr w:type="spellEnd"/>
            <w:r>
              <w:t xml:space="preserve"> Equipment</w:t>
            </w:r>
          </w:p>
        </w:tc>
      </w:tr>
      <w:tr w:rsidR="00B8598D" w:rsidTr="008024E7">
        <w:tc>
          <w:tcPr>
            <w:tcW w:w="1951" w:type="dxa"/>
          </w:tcPr>
          <w:p w:rsidR="00B8598D" w:rsidRDefault="00B8598D" w:rsidP="007F5CAA">
            <w:r>
              <w:t>DIN</w:t>
            </w:r>
          </w:p>
        </w:tc>
        <w:tc>
          <w:tcPr>
            <w:tcW w:w="7261" w:type="dxa"/>
          </w:tcPr>
          <w:p w:rsidR="00B8598D" w:rsidRDefault="00B8598D" w:rsidP="007F5CAA">
            <w:r>
              <w:t>Deutsche Industrienorm</w:t>
            </w:r>
          </w:p>
        </w:tc>
      </w:tr>
      <w:tr w:rsidR="00B8598D" w:rsidTr="008024E7">
        <w:tc>
          <w:tcPr>
            <w:tcW w:w="1951" w:type="dxa"/>
          </w:tcPr>
          <w:p w:rsidR="00B8598D" w:rsidRDefault="00B8598D" w:rsidP="007F5CAA">
            <w:r>
              <w:t>DSR</w:t>
            </w:r>
          </w:p>
        </w:tc>
        <w:tc>
          <w:tcPr>
            <w:tcW w:w="7261" w:type="dxa"/>
          </w:tcPr>
          <w:p w:rsidR="00B8598D" w:rsidRDefault="00B8598D" w:rsidP="007F5CAA">
            <w:r>
              <w:t xml:space="preserve">Dataset </w:t>
            </w:r>
            <w:proofErr w:type="spellStart"/>
            <w:r>
              <w:t>Ready</w:t>
            </w:r>
            <w:proofErr w:type="spellEnd"/>
          </w:p>
        </w:tc>
      </w:tr>
      <w:tr w:rsidR="00B8598D" w:rsidTr="008024E7">
        <w:tc>
          <w:tcPr>
            <w:tcW w:w="1951" w:type="dxa"/>
          </w:tcPr>
          <w:p w:rsidR="00B8598D" w:rsidRDefault="00B8598D" w:rsidP="007F5CAA">
            <w:r>
              <w:t>DTE</w:t>
            </w:r>
          </w:p>
        </w:tc>
        <w:tc>
          <w:tcPr>
            <w:tcW w:w="7261" w:type="dxa"/>
          </w:tcPr>
          <w:p w:rsidR="00B8598D" w:rsidRDefault="00B8598D" w:rsidP="007F5CAA">
            <w:r>
              <w:t>Data Terminal Equipment</w:t>
            </w:r>
          </w:p>
        </w:tc>
      </w:tr>
      <w:tr w:rsidR="00B8598D" w:rsidTr="008024E7">
        <w:tc>
          <w:tcPr>
            <w:tcW w:w="1951" w:type="dxa"/>
          </w:tcPr>
          <w:p w:rsidR="00B8598D" w:rsidRDefault="00B8598D" w:rsidP="007F5CAA">
            <w:r>
              <w:t>DTR</w:t>
            </w:r>
          </w:p>
        </w:tc>
        <w:tc>
          <w:tcPr>
            <w:tcW w:w="7261" w:type="dxa"/>
          </w:tcPr>
          <w:p w:rsidR="00B8598D" w:rsidRDefault="00B8598D" w:rsidP="007F5CAA">
            <w:r>
              <w:t xml:space="preserve">Data Terminal </w:t>
            </w:r>
            <w:proofErr w:type="spellStart"/>
            <w:r>
              <w:t>Ready</w:t>
            </w:r>
            <w:proofErr w:type="spellEnd"/>
          </w:p>
        </w:tc>
      </w:tr>
      <w:tr w:rsidR="00B8598D" w:rsidTr="008024E7">
        <w:tc>
          <w:tcPr>
            <w:tcW w:w="1951" w:type="dxa"/>
          </w:tcPr>
          <w:p w:rsidR="00B8598D" w:rsidRDefault="00B8598D" w:rsidP="007F5CAA">
            <w:r>
              <w:t>EIA</w:t>
            </w:r>
          </w:p>
        </w:tc>
        <w:tc>
          <w:tcPr>
            <w:tcW w:w="7261" w:type="dxa"/>
          </w:tcPr>
          <w:p w:rsidR="00B8598D" w:rsidRDefault="00B8598D" w:rsidP="007F5CAA">
            <w:r>
              <w:rPr>
                <w:rStyle w:val="st"/>
              </w:rPr>
              <w:t>Electronic Industries Alliance</w:t>
            </w:r>
          </w:p>
        </w:tc>
      </w:tr>
      <w:tr w:rsidR="00B8598D" w:rsidTr="008024E7">
        <w:tc>
          <w:tcPr>
            <w:tcW w:w="1951" w:type="dxa"/>
          </w:tcPr>
          <w:p w:rsidR="00B8598D" w:rsidRDefault="00B8598D" w:rsidP="007F5CAA">
            <w:r>
              <w:t>GHS</w:t>
            </w:r>
          </w:p>
        </w:tc>
        <w:tc>
          <w:tcPr>
            <w:tcW w:w="7261" w:type="dxa"/>
          </w:tcPr>
          <w:p w:rsidR="00B8598D" w:rsidRDefault="00B8598D" w:rsidP="007F5CAA">
            <w:r>
              <w:t>Global harmonisiertes System zur Einstufung von Chemikalien</w:t>
            </w:r>
          </w:p>
        </w:tc>
      </w:tr>
      <w:tr w:rsidR="00B8598D" w:rsidTr="008024E7">
        <w:tc>
          <w:tcPr>
            <w:tcW w:w="1951" w:type="dxa"/>
          </w:tcPr>
          <w:p w:rsidR="00B8598D" w:rsidRDefault="00B8598D" w:rsidP="007F5CAA">
            <w:r>
              <w:t>HTML</w:t>
            </w:r>
          </w:p>
        </w:tc>
        <w:tc>
          <w:tcPr>
            <w:tcW w:w="7261" w:type="dxa"/>
          </w:tcPr>
          <w:p w:rsidR="00B8598D" w:rsidRDefault="00B8598D" w:rsidP="007F5CAA">
            <w:r>
              <w:t>Hypertext Markup Language</w:t>
            </w:r>
          </w:p>
        </w:tc>
      </w:tr>
      <w:tr w:rsidR="00B8598D" w:rsidRPr="002D482F" w:rsidTr="008024E7">
        <w:tc>
          <w:tcPr>
            <w:tcW w:w="1951" w:type="dxa"/>
          </w:tcPr>
          <w:p w:rsidR="00B8598D" w:rsidRDefault="00B8598D" w:rsidP="007F5CAA">
            <w:r>
              <w:t>LAMP</w:t>
            </w:r>
          </w:p>
        </w:tc>
        <w:tc>
          <w:tcPr>
            <w:tcW w:w="7261" w:type="dxa"/>
          </w:tcPr>
          <w:p w:rsidR="00B8598D" w:rsidRPr="005F098F" w:rsidRDefault="00B8598D" w:rsidP="007F5CAA">
            <w:pPr>
              <w:rPr>
                <w:lang w:val="en-US"/>
              </w:rPr>
            </w:pPr>
            <w:proofErr w:type="spellStart"/>
            <w:r w:rsidRPr="005F098F">
              <w:rPr>
                <w:lang w:val="en-US"/>
              </w:rPr>
              <w:t>Akronym</w:t>
            </w:r>
            <w:proofErr w:type="spellEnd"/>
            <w:r w:rsidRPr="005F098F">
              <w:rPr>
                <w:lang w:val="en-US"/>
              </w:rPr>
              <w:t>: Linux, Apache, MySQL, PHP</w:t>
            </w:r>
          </w:p>
        </w:tc>
      </w:tr>
      <w:tr w:rsidR="00B8598D" w:rsidTr="008024E7">
        <w:tc>
          <w:tcPr>
            <w:tcW w:w="1951" w:type="dxa"/>
          </w:tcPr>
          <w:p w:rsidR="00B8598D" w:rsidRDefault="00B8598D" w:rsidP="007F5CAA">
            <w:r>
              <w:t>LDAP</w:t>
            </w:r>
          </w:p>
        </w:tc>
        <w:tc>
          <w:tcPr>
            <w:tcW w:w="7261" w:type="dxa"/>
          </w:tcPr>
          <w:p w:rsidR="00B8598D" w:rsidRDefault="00B8598D" w:rsidP="007F5CAA">
            <w:r>
              <w:t>Lightweight Directory Access Protocol</w:t>
            </w:r>
          </w:p>
        </w:tc>
      </w:tr>
      <w:tr w:rsidR="00B8598D" w:rsidTr="008024E7">
        <w:tc>
          <w:tcPr>
            <w:tcW w:w="1951" w:type="dxa"/>
          </w:tcPr>
          <w:p w:rsidR="00B8598D" w:rsidRDefault="00B8598D" w:rsidP="007F5CAA">
            <w:r>
              <w:t>NF</w:t>
            </w:r>
          </w:p>
        </w:tc>
        <w:tc>
          <w:tcPr>
            <w:tcW w:w="7261" w:type="dxa"/>
          </w:tcPr>
          <w:p w:rsidR="00B8598D" w:rsidRDefault="00B8598D" w:rsidP="007F5CAA">
            <w:r>
              <w:t>Normalform</w:t>
            </w:r>
          </w:p>
        </w:tc>
      </w:tr>
      <w:tr w:rsidR="00B8598D" w:rsidTr="008024E7">
        <w:tc>
          <w:tcPr>
            <w:tcW w:w="1951" w:type="dxa"/>
          </w:tcPr>
          <w:p w:rsidR="00B8598D" w:rsidRDefault="00B8598D" w:rsidP="007F5CAA">
            <w:r>
              <w:t>NRZ</w:t>
            </w:r>
          </w:p>
        </w:tc>
        <w:tc>
          <w:tcPr>
            <w:tcW w:w="7261" w:type="dxa"/>
          </w:tcPr>
          <w:p w:rsidR="00B8598D" w:rsidRDefault="00B8598D" w:rsidP="007F5CAA">
            <w:proofErr w:type="spellStart"/>
            <w:r>
              <w:t>No</w:t>
            </w:r>
            <w:proofErr w:type="spellEnd"/>
            <w:r>
              <w:t>-Return-</w:t>
            </w:r>
            <w:proofErr w:type="spellStart"/>
            <w:r>
              <w:t>To</w:t>
            </w:r>
            <w:proofErr w:type="spellEnd"/>
            <w:r>
              <w:t>-Zero</w:t>
            </w:r>
          </w:p>
        </w:tc>
      </w:tr>
      <w:tr w:rsidR="00B8598D" w:rsidTr="008024E7">
        <w:tc>
          <w:tcPr>
            <w:tcW w:w="1951" w:type="dxa"/>
          </w:tcPr>
          <w:p w:rsidR="00B8598D" w:rsidRDefault="00B8598D" w:rsidP="007F5CAA">
            <w:r>
              <w:t>PC</w:t>
            </w:r>
          </w:p>
        </w:tc>
        <w:tc>
          <w:tcPr>
            <w:tcW w:w="7261" w:type="dxa"/>
          </w:tcPr>
          <w:p w:rsidR="00B8598D" w:rsidRDefault="00B8598D" w:rsidP="007F5CAA">
            <w:r>
              <w:t>Personal Computer</w:t>
            </w:r>
          </w:p>
        </w:tc>
      </w:tr>
      <w:tr w:rsidR="00B8598D" w:rsidTr="008024E7">
        <w:tc>
          <w:tcPr>
            <w:tcW w:w="1951" w:type="dxa"/>
          </w:tcPr>
          <w:p w:rsidR="00B8598D" w:rsidRDefault="00B8598D" w:rsidP="007F5CAA">
            <w:r>
              <w:t>PDF</w:t>
            </w:r>
          </w:p>
        </w:tc>
        <w:tc>
          <w:tcPr>
            <w:tcW w:w="7261" w:type="dxa"/>
          </w:tcPr>
          <w:p w:rsidR="00B8598D" w:rsidRDefault="00B8598D" w:rsidP="007F5CAA">
            <w:r>
              <w:t xml:space="preserve">Portable </w:t>
            </w:r>
            <w:proofErr w:type="spellStart"/>
            <w:r>
              <w:t>Document</w:t>
            </w:r>
            <w:proofErr w:type="spellEnd"/>
            <w:r>
              <w:t xml:space="preserve"> Format</w:t>
            </w:r>
          </w:p>
        </w:tc>
      </w:tr>
      <w:tr w:rsidR="00B8598D" w:rsidTr="008024E7">
        <w:tc>
          <w:tcPr>
            <w:tcW w:w="1951" w:type="dxa"/>
          </w:tcPr>
          <w:p w:rsidR="00B8598D" w:rsidRDefault="00B8598D" w:rsidP="007F5CAA">
            <w:r>
              <w:t>PHP</w:t>
            </w:r>
          </w:p>
        </w:tc>
        <w:tc>
          <w:tcPr>
            <w:tcW w:w="7261" w:type="dxa"/>
          </w:tcPr>
          <w:p w:rsidR="00B8598D" w:rsidRDefault="00B8598D" w:rsidP="007F5CAA">
            <w:r>
              <w:t xml:space="preserve">Hypertext </w:t>
            </w:r>
            <w:proofErr w:type="spellStart"/>
            <w:r>
              <w:t>Preprocessor</w:t>
            </w:r>
            <w:proofErr w:type="spellEnd"/>
          </w:p>
        </w:tc>
      </w:tr>
      <w:tr w:rsidR="00B8598D" w:rsidTr="008024E7">
        <w:tc>
          <w:tcPr>
            <w:tcW w:w="1951" w:type="dxa"/>
          </w:tcPr>
          <w:p w:rsidR="00B8598D" w:rsidRDefault="00B8598D" w:rsidP="007F5CAA">
            <w:r>
              <w:t>RFID</w:t>
            </w:r>
          </w:p>
        </w:tc>
        <w:tc>
          <w:tcPr>
            <w:tcW w:w="7261" w:type="dxa"/>
          </w:tcPr>
          <w:p w:rsidR="00B8598D" w:rsidRDefault="00B8598D" w:rsidP="00EF62B4">
            <w:r>
              <w:t>Radio-</w:t>
            </w:r>
            <w:proofErr w:type="spellStart"/>
            <w:r>
              <w:t>Frequency</w:t>
            </w:r>
            <w:proofErr w:type="spellEnd"/>
            <w:r>
              <w:t xml:space="preserve"> </w:t>
            </w:r>
            <w:proofErr w:type="spellStart"/>
            <w:r>
              <w:t>Identification</w:t>
            </w:r>
            <w:proofErr w:type="spellEnd"/>
          </w:p>
        </w:tc>
      </w:tr>
      <w:tr w:rsidR="00B8598D" w:rsidTr="008024E7">
        <w:tc>
          <w:tcPr>
            <w:tcW w:w="1951" w:type="dxa"/>
          </w:tcPr>
          <w:p w:rsidR="00B8598D" w:rsidRDefault="00B8598D" w:rsidP="007F5CAA">
            <w:r>
              <w:t>RI</w:t>
            </w:r>
          </w:p>
        </w:tc>
        <w:tc>
          <w:tcPr>
            <w:tcW w:w="7261" w:type="dxa"/>
          </w:tcPr>
          <w:p w:rsidR="00B8598D" w:rsidRDefault="00B8598D" w:rsidP="007F5CAA">
            <w:r>
              <w:t xml:space="preserve">Ring </w:t>
            </w:r>
            <w:proofErr w:type="spellStart"/>
            <w:r>
              <w:t>Indicator</w:t>
            </w:r>
            <w:proofErr w:type="spellEnd"/>
          </w:p>
        </w:tc>
      </w:tr>
      <w:tr w:rsidR="00B8598D" w:rsidTr="008024E7">
        <w:tc>
          <w:tcPr>
            <w:tcW w:w="1951" w:type="dxa"/>
          </w:tcPr>
          <w:p w:rsidR="00B8598D" w:rsidRDefault="00B8598D" w:rsidP="007F5CAA">
            <w:r>
              <w:t>RS</w:t>
            </w:r>
          </w:p>
        </w:tc>
        <w:tc>
          <w:tcPr>
            <w:tcW w:w="7261" w:type="dxa"/>
          </w:tcPr>
          <w:p w:rsidR="00B8598D" w:rsidRDefault="00B8598D" w:rsidP="007F5CAA">
            <w:r>
              <w:t>Recommended Standard</w:t>
            </w:r>
          </w:p>
        </w:tc>
      </w:tr>
      <w:tr w:rsidR="00B8598D" w:rsidTr="008024E7">
        <w:tc>
          <w:tcPr>
            <w:tcW w:w="1951" w:type="dxa"/>
          </w:tcPr>
          <w:p w:rsidR="00B8598D" w:rsidRDefault="00B8598D" w:rsidP="007F5CAA">
            <w:r>
              <w:t>RTS</w:t>
            </w:r>
          </w:p>
        </w:tc>
        <w:tc>
          <w:tcPr>
            <w:tcW w:w="7261" w:type="dxa"/>
          </w:tcPr>
          <w:p w:rsidR="00B8598D" w:rsidRDefault="00B8598D" w:rsidP="007F5CAA">
            <w:r>
              <w:t xml:space="preserve">Request </w:t>
            </w:r>
            <w:proofErr w:type="spellStart"/>
            <w:r>
              <w:t>To</w:t>
            </w:r>
            <w:proofErr w:type="spellEnd"/>
            <w:r>
              <w:t xml:space="preserve"> Send</w:t>
            </w:r>
          </w:p>
        </w:tc>
      </w:tr>
      <w:tr w:rsidR="00B8598D" w:rsidTr="008024E7">
        <w:tc>
          <w:tcPr>
            <w:tcW w:w="1951" w:type="dxa"/>
          </w:tcPr>
          <w:p w:rsidR="00B8598D" w:rsidRDefault="00B8598D" w:rsidP="007F5CAA">
            <w:r>
              <w:t>RZ</w:t>
            </w:r>
          </w:p>
        </w:tc>
        <w:tc>
          <w:tcPr>
            <w:tcW w:w="7261" w:type="dxa"/>
          </w:tcPr>
          <w:p w:rsidR="00B8598D" w:rsidRDefault="00B8598D" w:rsidP="007F5CAA">
            <w:r>
              <w:t>Return-</w:t>
            </w:r>
            <w:proofErr w:type="spellStart"/>
            <w:r>
              <w:t>To</w:t>
            </w:r>
            <w:proofErr w:type="spellEnd"/>
            <w:r>
              <w:t>-Zero</w:t>
            </w:r>
          </w:p>
        </w:tc>
      </w:tr>
      <w:tr w:rsidR="00B8598D" w:rsidTr="008024E7">
        <w:tc>
          <w:tcPr>
            <w:tcW w:w="1951" w:type="dxa"/>
          </w:tcPr>
          <w:p w:rsidR="00B8598D" w:rsidRDefault="00B8598D" w:rsidP="007F5CAA">
            <w:r>
              <w:t>SDB</w:t>
            </w:r>
          </w:p>
        </w:tc>
        <w:tc>
          <w:tcPr>
            <w:tcW w:w="7261" w:type="dxa"/>
          </w:tcPr>
          <w:p w:rsidR="00B8598D" w:rsidRDefault="00B8598D" w:rsidP="007F5CAA">
            <w:r>
              <w:t>Sicherheitsdatenblatt</w:t>
            </w:r>
          </w:p>
        </w:tc>
      </w:tr>
      <w:tr w:rsidR="00B8598D" w:rsidTr="008024E7">
        <w:tc>
          <w:tcPr>
            <w:tcW w:w="1951" w:type="dxa"/>
          </w:tcPr>
          <w:p w:rsidR="00B8598D" w:rsidRDefault="00B8598D" w:rsidP="007F5CAA">
            <w:r>
              <w:t>SQL</w:t>
            </w:r>
          </w:p>
        </w:tc>
        <w:tc>
          <w:tcPr>
            <w:tcW w:w="7261" w:type="dxa"/>
          </w:tcPr>
          <w:p w:rsidR="00B8598D" w:rsidRDefault="00B8598D" w:rsidP="007F5CAA">
            <w:r>
              <w:t>Structured Query Language</w:t>
            </w:r>
          </w:p>
        </w:tc>
      </w:tr>
      <w:tr w:rsidR="00B8598D" w:rsidTr="008024E7">
        <w:tc>
          <w:tcPr>
            <w:tcW w:w="1951" w:type="dxa"/>
          </w:tcPr>
          <w:p w:rsidR="00B8598D" w:rsidRDefault="00B8598D" w:rsidP="007F5CAA">
            <w:r>
              <w:t>URL</w:t>
            </w:r>
          </w:p>
        </w:tc>
        <w:tc>
          <w:tcPr>
            <w:tcW w:w="7261" w:type="dxa"/>
          </w:tcPr>
          <w:p w:rsidR="00B8598D" w:rsidRDefault="00B8598D" w:rsidP="007F5CAA">
            <w:r w:rsidRPr="00A71049">
              <w:t xml:space="preserve">Uniform </w:t>
            </w:r>
            <w:proofErr w:type="spellStart"/>
            <w:r w:rsidRPr="00A71049">
              <w:t>Resource</w:t>
            </w:r>
            <w:proofErr w:type="spellEnd"/>
            <w:r w:rsidRPr="00A71049">
              <w:t xml:space="preserve"> Locator</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2" w:name="_Toc486697394"/>
      <w:r>
        <w:lastRenderedPageBreak/>
        <w:t>1 Einleitung</w:t>
      </w:r>
      <w:bookmarkEnd w:id="12"/>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w:t>
      </w:r>
      <w:r w:rsidR="00C57614">
        <w:t xml:space="preserve">den Lagerort der </w:t>
      </w:r>
      <w:r>
        <w:t xml:space="preserve">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w:t>
      </w:r>
      <w:r w:rsidR="00C41ADD">
        <w:t>, beispielsweise</w:t>
      </w:r>
      <w:r>
        <w:t xml:space="preserve"> </w:t>
      </w:r>
      <w:bookmarkStart w:id="13" w:name="_GoBack"/>
      <w:bookmarkEnd w:id="13"/>
      <w:r>
        <w:t>der Marke Kern</w:t>
      </w:r>
      <w:r w:rsidR="00C41ADD">
        <w:t>,</w:t>
      </w:r>
      <w:r>
        <w:t xml:space="preserve"> sind </w:t>
      </w:r>
      <w:r w:rsidR="00AF6AC2">
        <w:t xml:space="preserve">mit </w:t>
      </w:r>
      <w:r>
        <w:t xml:space="preserve">Anschlüssen für die serielle </w:t>
      </w:r>
      <w:r>
        <w:lastRenderedPageBreak/>
        <w:t>Datenübertragung ausgestattet, über die 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 xml:space="preserve">Deshalb sollte im Zuge dieser Arbeit eine Software geschrieben werden, die das gängige System der datenbankbasierten Chemikalienverwaltung über ein Kopplungsmodul mit den vorhandenen Laborwaagen verbinden und damit eine Dokumentation aller eingewogenen Chemikalien </w:t>
      </w:r>
      <w:r w:rsidR="00B614E7">
        <w:t xml:space="preserve">ermöglichen </w:t>
      </w:r>
      <w:r>
        <w:t>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4" w:name="_Toc486697395"/>
      <w:r w:rsidRPr="0066560E">
        <w:lastRenderedPageBreak/>
        <w:t>2. Theoretische Grundlagen</w:t>
      </w:r>
      <w:bookmarkEnd w:id="14"/>
    </w:p>
    <w:p w:rsidR="001B1381" w:rsidRPr="0066560E" w:rsidRDefault="001B1381" w:rsidP="0066560E">
      <w:pPr>
        <w:pStyle w:val="berschrift2"/>
      </w:pPr>
      <w:bookmarkStart w:id="15" w:name="_Toc486697396"/>
      <w:r w:rsidRPr="0066560E">
        <w:t>2.1 Serielle Kommunikation</w:t>
      </w:r>
      <w:bookmarkEnd w:id="15"/>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033BF9">
        <w:t xml:space="preserve">Abbildung </w:t>
      </w:r>
      <w:r w:rsidR="00033BF9">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0EC5AA67" wp14:editId="5026E8F0">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6" w:name="_Ref481582226"/>
      <w:bookmarkStart w:id="17" w:name="_Toc486697344"/>
      <w:r>
        <w:t xml:space="preserve">Abbildung </w:t>
      </w:r>
      <w:r w:rsidR="002D482F">
        <w:fldChar w:fldCharType="begin"/>
      </w:r>
      <w:r w:rsidR="002D482F">
        <w:instrText xml:space="preserve"> SEQ Abbildung \* ARABIC </w:instrText>
      </w:r>
      <w:r w:rsidR="002D482F">
        <w:fldChar w:fldCharType="separate"/>
      </w:r>
      <w:r w:rsidR="00033BF9">
        <w:rPr>
          <w:noProof/>
        </w:rPr>
        <w:t>1</w:t>
      </w:r>
      <w:r w:rsidR="002D482F">
        <w:rPr>
          <w:noProof/>
        </w:rPr>
        <w:fldChar w:fldCharType="end"/>
      </w:r>
      <w:bookmarkEnd w:id="16"/>
      <w:r>
        <w:t>: Spannungsverhalten von bipolar NRZ-codierten binären Werten</w:t>
      </w:r>
      <w:bookmarkEnd w:id="17"/>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w:t>
      </w:r>
      <w:r w:rsidR="00BB2FB1">
        <w:t>en</w:t>
      </w:r>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Es existieren verschiedene andere Verfahren zur Umsetzung von logischen Werten in Spannungslevel, wie das Manchestercoding oder die Return-to-Zero-Methoden (RZ). Bei dem Manchestercoding werden beide logischen Zustände durch ein positives und ein negatives Signal von jeweils halber Bitdauer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Return-to-Zero-Methoden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w:t>
      </w:r>
      <w:r w:rsidR="00B8598D">
        <w:t xml:space="preserve"> </w:t>
      </w:r>
      <w:r>
        <w:t>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033BF9">
        <w:t xml:space="preserve">Abbildung </w:t>
      </w:r>
      <w:r w:rsidR="00033BF9">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7FC32FE0" wp14:editId="7E10ABC4">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8" w:name="_Ref481581713"/>
      <w:bookmarkStart w:id="19" w:name="_Toc486697345"/>
      <w:r>
        <w:t xml:space="preserve">Abbildung </w:t>
      </w:r>
      <w:r w:rsidR="002D482F">
        <w:fldChar w:fldCharType="begin"/>
      </w:r>
      <w:r w:rsidR="002D482F">
        <w:instrText xml:space="preserve"> SEQ Abbildung \* ARABIC </w:instrText>
      </w:r>
      <w:r w:rsidR="002D482F">
        <w:fldChar w:fldCharType="separate"/>
      </w:r>
      <w:r w:rsidR="00033BF9">
        <w:rPr>
          <w:noProof/>
        </w:rPr>
        <w:t>2</w:t>
      </w:r>
      <w:r w:rsidR="002D482F">
        <w:rPr>
          <w:noProof/>
        </w:rPr>
        <w:fldChar w:fldCharType="end"/>
      </w:r>
      <w:bookmarkEnd w:id="18"/>
      <w:r>
        <w:t>: Prinzip der asymmetrischen (a) und symmetrischen (b) Verbindung als Anwendung in der Tontechnik [</w:t>
      </w:r>
      <w:r w:rsidRPr="009E5D9E">
        <w:t>http://hbernstaedt.de/Test/Asm_Asm.jpg</w:t>
      </w:r>
      <w:r>
        <w:t>]</w:t>
      </w:r>
      <w:bookmarkEnd w:id="19"/>
    </w:p>
    <w:p w:rsidR="001B1381" w:rsidRDefault="001B1381" w:rsidP="001B1381">
      <w:r>
        <w:t>Die asymmetrischen Verbindungen führen neben der Datenleitung eine weitere Leitung für die gemeinsame Masse mit. Diese Masseleitung wird als Referenz für das Spannungslevel im unbeschalteten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20" w:name="_Toc486697397"/>
      <w:r>
        <w:lastRenderedPageBreak/>
        <w:t>2.2 RS-232</w:t>
      </w:r>
      <w:bookmarkEnd w:id="20"/>
    </w:p>
    <w:p w:rsidR="001B1381" w:rsidRPr="00E70281" w:rsidRDefault="001B1381" w:rsidP="001B1381">
      <w:pPr>
        <w:rPr>
          <w:lang w:val="en-US"/>
        </w:rPr>
      </w:pPr>
      <w:r>
        <w:t xml:space="preserve">RS-232 wurde als Standard für die serielle Direktverbindung zwischen einem Computer oder Terminal (Data Terminal Equipment, DTE) und einem Peripheriegerät (Data Circuit-Terminating Equipment, DCE) entwickelt. Ausgehend von dem Entwickler, Electronic Industry Association, lautet die ursprüngliche Bezeichnung EIA-232. Aufgrund der großen Popularität dieses Standards ist die verbreitetere Bezeichnung RS-232 für „Recommended Standard“. </w:t>
      </w:r>
      <w:r w:rsidRPr="002D482F">
        <w:rPr>
          <w:lang w:val="en-US"/>
        </w:rPr>
        <w:t xml:space="preserve">Der offizielle Name für den Standard lautet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r>
        <w:rPr>
          <w:lang w:val="en-US"/>
        </w:rPr>
        <w:t xml:space="preserve"> [</w:t>
      </w:r>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Pinbelegungen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033BF9">
        <w:t xml:space="preserve">Abbildung </w:t>
      </w:r>
      <w:r w:rsidR="00033BF9">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609A8718" wp14:editId="233D9E87">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21" w:name="_Ref481742204"/>
      <w:bookmarkStart w:id="22" w:name="_Toc486697346"/>
      <w:r>
        <w:t xml:space="preserve">Abbildung </w:t>
      </w:r>
      <w:r w:rsidR="002D482F">
        <w:fldChar w:fldCharType="begin"/>
      </w:r>
      <w:r w:rsidR="002D482F">
        <w:instrText xml:space="preserve"> SEQ Abbildung \* ARABIC </w:instrText>
      </w:r>
      <w:r w:rsidR="002D482F">
        <w:fldChar w:fldCharType="separate"/>
      </w:r>
      <w:r w:rsidR="00033BF9">
        <w:rPr>
          <w:noProof/>
        </w:rPr>
        <w:t>3</w:t>
      </w:r>
      <w:r w:rsidR="002D482F">
        <w:rPr>
          <w:noProof/>
        </w:rPr>
        <w:fldChar w:fldCharType="end"/>
      </w:r>
      <w:bookmarkEnd w:id="21"/>
      <w:r>
        <w:t>: Pinbelegung des 9-poligen D-Sub-Steckers [</w:t>
      </w:r>
      <w:r w:rsidRPr="000E1311">
        <w:t>https://www.db9-pinout.com/db9-pinout/db9-pinout.gif</w:t>
      </w:r>
      <w:r>
        <w:t>]</w:t>
      </w:r>
      <w:bookmarkEnd w:id="22"/>
    </w:p>
    <w:p w:rsidR="001B1381" w:rsidRDefault="001B1381" w:rsidP="001B1381">
      <w:r>
        <w:t xml:space="preserve">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w:t>
      </w:r>
      <w:r w:rsidR="00E66864" w:rsidRPr="00E66864">
        <w:t>auf Pin </w:t>
      </w:r>
      <w:r w:rsidR="00E66864">
        <w:t>7</w:t>
      </w:r>
      <w:r w:rsidR="00E66864" w:rsidRPr="00E66864">
        <w:t xml:space="preserve"> und Pin </w:t>
      </w:r>
      <w:r w:rsidR="00E66864">
        <w:t>8</w:t>
      </w:r>
      <w:r w:rsidR="00E66864" w:rsidRPr="00E66864">
        <w:t xml:space="preserve"> </w:t>
      </w:r>
      <w:r>
        <w:t>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 xml:space="preserve">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pF festgelegt, was die maximale Leiterlänge auf etwa 15-20 m begrenzt. Als maximale Übertragungsrate wurden in dem Standard 20 kbit/s definiert, allerdings können in </w:t>
      </w:r>
      <w:r w:rsidR="00074718">
        <w:t xml:space="preserve">der </w:t>
      </w:r>
      <w:r>
        <w:t xml:space="preserve">Anwendung Datenraten bis etwa 120 kbit/s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0DF76FB9" wp14:editId="6885B50A">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3" w:name="_Ref481748031"/>
      <w:bookmarkStart w:id="24" w:name="_Toc486697347"/>
      <w:r>
        <w:t xml:space="preserve">Abbildung </w:t>
      </w:r>
      <w:r w:rsidR="002D482F">
        <w:fldChar w:fldCharType="begin"/>
      </w:r>
      <w:r w:rsidR="002D482F">
        <w:instrText xml:space="preserve"> SEQ Abbildung \* ARABIC </w:instrText>
      </w:r>
      <w:r w:rsidR="002D482F">
        <w:fldChar w:fldCharType="separate"/>
      </w:r>
      <w:r w:rsidR="00033BF9">
        <w:rPr>
          <w:noProof/>
        </w:rPr>
        <w:t>4</w:t>
      </w:r>
      <w:r w:rsidR="002D482F">
        <w:rPr>
          <w:noProof/>
        </w:rPr>
        <w:fldChar w:fldCharType="end"/>
      </w:r>
      <w:bookmarkEnd w:id="23"/>
      <w:r>
        <w:t>: Rahmenbildung nach RS-232 mit 8 Datenbits und einem Stoppbit [Frenzel Handbook]</w:t>
      </w:r>
      <w:bookmarkEnd w:id="24"/>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033BF9">
        <w:t xml:space="preserve">Abbildung </w:t>
      </w:r>
      <w:r w:rsidR="00033BF9">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5" w:name="_Toc486697398"/>
      <w:r w:rsidRPr="008148DA">
        <w:t>2.3 Datenbanken</w:t>
      </w:r>
      <w:bookmarkEnd w:id="25"/>
    </w:p>
    <w:p w:rsidR="001B1381" w:rsidRDefault="001B1381" w:rsidP="001B1381">
      <w:r>
        <w:t xml:space="preserve">Datenbanken sind eine Form der organisierten elektronischen Datenspeicherung mit dem Ziel, die Speicherung, Formatierung, Verwaltung und Manipulation der Daten konsistent, platzsparend und </w:t>
      </w:r>
      <w:commentRangeStart w:id="26"/>
      <w:r>
        <w:t>performant</w:t>
      </w:r>
      <w:commentRangeEnd w:id="26"/>
      <w:r w:rsidR="00074718">
        <w:rPr>
          <w:rStyle w:val="Kommentarzeichen"/>
        </w:rPr>
        <w:commentReference w:id="26"/>
      </w:r>
      <w:r>
        <w:t xml:space="preserve">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 xml:space="preserve">Datenbanken bestehen aus der Menge zu verwaltender Daten, die die eigentliche Datenbank darstellt, und dem Datenbankmanagementsystem (DBMS), das die Strukturierung und Verarbeitung der Daten realisiert. Um Zugriffe auf die Datenbank zu ermöglichen, bietet das </w:t>
      </w:r>
      <w:r w:rsidR="00FD3286">
        <w:t xml:space="preserve">DBMS eine Datenbanksprache an. </w:t>
      </w:r>
      <w:r>
        <w:t>[</w:t>
      </w:r>
      <w:r w:rsidR="002B5499">
        <w:t>LAKE, 2014</w:t>
      </w:r>
      <w:r>
        <w:t>]</w:t>
      </w:r>
    </w:p>
    <w:p w:rsidR="001B1381" w:rsidRDefault="00FD3286" w:rsidP="001B1381">
      <w:r>
        <w:t xml:space="preserve">Anhand der von dem DBMS vorgegebenen Datenstruktur und der Beziehungen der gespeicherten Objekte wird in verschiedene Datenbankmodelle eingeteilt. </w:t>
      </w:r>
      <w:r w:rsidR="001B1381">
        <w:t>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Relationale Datenbanken wurden erstmalig 1970 von E. Codd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6C7F409C" wp14:editId="68DE83CD">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7" w:name="_Toc486697348"/>
      <w:r>
        <w:t xml:space="preserve">Abbildung </w:t>
      </w:r>
      <w:r w:rsidR="002D482F">
        <w:fldChar w:fldCharType="begin"/>
      </w:r>
      <w:r w:rsidR="002D482F">
        <w:instrText xml:space="preserve"> SEQ Abbildung \* ARABIC </w:instrText>
      </w:r>
      <w:r w:rsidR="002D482F">
        <w:fldChar w:fldCharType="separate"/>
      </w:r>
      <w:r w:rsidR="00033BF9">
        <w:rPr>
          <w:noProof/>
        </w:rPr>
        <w:t>5</w:t>
      </w:r>
      <w:r w:rsidR="002D482F">
        <w:rPr>
          <w:noProof/>
        </w:rPr>
        <w:fldChar w:fldCharType="end"/>
      </w:r>
      <w:r>
        <w:t xml:space="preserve">: </w:t>
      </w:r>
      <w:r w:rsidRPr="00ED10A4">
        <w:t>Beispielhafter Aufbau einer Tabelle als Teil einer relationalen Datenbank</w:t>
      </w:r>
      <w:bookmarkEnd w:id="27"/>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(„keys“)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3B73354D" wp14:editId="4DD09F0B">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8" w:name="_Ref482264809"/>
      <w:bookmarkStart w:id="29" w:name="_Toc486697349"/>
      <w:r>
        <w:t xml:space="preserve">Abbildung </w:t>
      </w:r>
      <w:r w:rsidR="002D482F">
        <w:fldChar w:fldCharType="begin"/>
      </w:r>
      <w:r w:rsidR="002D482F">
        <w:instrText xml:space="preserve"> SEQ Abbildung \* ARABIC </w:instrText>
      </w:r>
      <w:r w:rsidR="002D482F">
        <w:fldChar w:fldCharType="separate"/>
      </w:r>
      <w:r w:rsidR="00033BF9">
        <w:rPr>
          <w:noProof/>
        </w:rPr>
        <w:t>6</w:t>
      </w:r>
      <w:r w:rsidR="002D482F">
        <w:rPr>
          <w:noProof/>
        </w:rPr>
        <w:fldChar w:fldCharType="end"/>
      </w:r>
      <w:bookmarkEnd w:id="28"/>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9"/>
      <w:proofErr w:type="spellEnd"/>
    </w:p>
    <w:p w:rsidR="001B1381" w:rsidRDefault="001B1381" w:rsidP="00F87BB9">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xml:space="preserve">.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Codd drei Normalformen (NF) definiert, die sequentiell die Struktur der Datenbank verbessern </w:t>
      </w:r>
      <w:r>
        <w:lastRenderedPageBreak/>
        <w:t xml:space="preserve">sollen. Nachträglich wurden zwei weitere Formen angefügt, die allerdings in der Praxis wenig Anwendung finden. </w:t>
      </w:r>
      <w:r w:rsidR="00F87BB9">
        <w:t>Für die Umsetzung einer Normalform ist es nötig, alle vorhergehenden Stufen der Normalisierung bereits umgesetzt zu haben.</w:t>
      </w:r>
      <w:r w:rsidR="00F87BB9">
        <w:rPr>
          <w:rStyle w:val="Kommentarzeichen"/>
        </w:rPr>
        <w:t xml:space="preserve"> </w:t>
      </w:r>
      <w:r w:rsidR="00F87BB9" w:rsidRPr="00F87BB9">
        <w:t>[</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033BF9">
        <w:t xml:space="preserve">Abbildung </w:t>
      </w:r>
      <w:r w:rsidR="00033BF9">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Enterpriseversion erhältlich und ist auf allen verbreiteten Betriebssystemen lauffähig. MySQL erfüllt die </w:t>
      </w:r>
      <w:commentRangeStart w:id="30"/>
      <w:r>
        <w:t>ACID</w:t>
      </w:r>
      <w:commentRangeEnd w:id="30"/>
      <w:r w:rsidR="00D64D2C">
        <w:rPr>
          <w:rStyle w:val="Kommentarzeichen"/>
        </w:rPr>
        <w:commentReference w:id="30"/>
      </w:r>
      <w:r>
        <w:t>-Kriterien</w:t>
      </w:r>
      <w:r w:rsidR="0062416D">
        <w:t xml:space="preserve"> [LAKE, 2013]</w:t>
      </w:r>
      <w:r>
        <w:t>:</w:t>
      </w:r>
    </w:p>
    <w:p w:rsidR="001B1381" w:rsidRDefault="001B1381" w:rsidP="008857E4">
      <w:pPr>
        <w:pStyle w:val="Listenabsatz"/>
        <w:numPr>
          <w:ilvl w:val="0"/>
          <w:numId w:val="35"/>
        </w:numPr>
      </w:pPr>
      <w:r>
        <w:t>Atomarität: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lastRenderedPageBreak/>
        <w:t>Konsistenzerhaltung: Jede durchgeführte Transaktion in der Datenbank hinterlässt einen konsistenten Datenzustand. Der konsistente Datenzustand 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 xml:space="preserve">Isolation: Garantie, dass bei der parallelen Durchführung mehrerer Transaktionen der finale Zustand dem Zustand nach der </w:t>
      </w:r>
      <w:commentRangeStart w:id="31"/>
      <w:r>
        <w:t>sequentiellen</w:t>
      </w:r>
      <w:commentRangeEnd w:id="31"/>
      <w:r w:rsidR="00B074CD">
        <w:rPr>
          <w:rStyle w:val="Kommentarzeichen"/>
        </w:rPr>
        <w:commentReference w:id="31"/>
      </w:r>
      <w:r>
        <w:t xml:space="preserve">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NoSQL-Ansätze zu nennen. NoSQL steht dabei für „Not Only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Die von Google Inc. entwickelte NoSQL-Datenbank BigTable hingegen ist für die Speicherung und Manipulation von Daten im Bereich von Petabytes (10</w:t>
      </w:r>
      <w:r>
        <w:rPr>
          <w:vertAlign w:val="superscript"/>
        </w:rPr>
        <w:t>15</w:t>
      </w:r>
      <w:r>
        <w:t xml:space="preserve"> Bytes) ausgelegt und bildet die Grundlage für verschiedene Services wie Google Maps oder Google Earth</w:t>
      </w:r>
      <w:r w:rsidR="00837BC1">
        <w:t xml:space="preserve"> [CHANG, 2006]</w:t>
      </w:r>
      <w:r>
        <w:t>. Öffentlich verfügbare Systeme sind beispielsweise MongoDB oder Apache Cassandra und werden von bekannten Platt</w:t>
      </w:r>
      <w:r w:rsidR="0007743E">
        <w:t>formen wie Twitter, eB</w:t>
      </w:r>
      <w:r>
        <w:t>ay oder GitHub verwendet.</w:t>
      </w:r>
      <w:r w:rsidR="0038375B">
        <w:t xml:space="preserve"> [LAKE, 2013]</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32" w:name="_Toc486697399"/>
      <w:r w:rsidRPr="00600E56">
        <w:lastRenderedPageBreak/>
        <w:t xml:space="preserve">2.4 </w:t>
      </w:r>
      <w:r>
        <w:t>Softwarestacks</w:t>
      </w:r>
      <w:bookmarkEnd w:id="32"/>
    </w:p>
    <w:p w:rsidR="001B1381" w:rsidRDefault="00C456B0" w:rsidP="001B1381">
      <w:r>
        <w:t>Als Softwarestacks,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Softwarestacks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33" w:name="_Toc486697400"/>
      <w:r>
        <w:t>2.4.1 Webservices</w:t>
      </w:r>
      <w:bookmarkEnd w:id="33"/>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Softwarestack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033BF9">
        <w:t xml:space="preserve">Abbildung </w:t>
      </w:r>
      <w:r w:rsidR="00033BF9">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57723B31" wp14:editId="5455AA9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7">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34" w:name="_Ref482863849"/>
      <w:bookmarkStart w:id="35" w:name="_Toc486697350"/>
      <w:r>
        <w:t xml:space="preserve">Abbildung </w:t>
      </w:r>
      <w:r w:rsidR="002D482F">
        <w:fldChar w:fldCharType="begin"/>
      </w:r>
      <w:r w:rsidR="002D482F">
        <w:instrText xml:space="preserve"> SEQ Abbildung \* ARABIC </w:instrText>
      </w:r>
      <w:r w:rsidR="002D482F">
        <w:fldChar w:fldCharType="separate"/>
      </w:r>
      <w:r w:rsidR="00033BF9">
        <w:rPr>
          <w:noProof/>
        </w:rPr>
        <w:t>7</w:t>
      </w:r>
      <w:r w:rsidR="002D482F">
        <w:rPr>
          <w:noProof/>
        </w:rPr>
        <w:fldChar w:fldCharType="end"/>
      </w:r>
      <w:bookmarkEnd w:id="34"/>
      <w:r>
        <w:t>: Aufbau des LAMP-Pakets (</w:t>
      </w:r>
      <w:r w:rsidRPr="006A243F">
        <w:t>https://i2.wp.com/blog.novatrend.ch/wp-content/uploads/2014/11/LAMP.png</w:t>
      </w:r>
      <w:r>
        <w:t>)</w:t>
      </w:r>
      <w:bookmarkEnd w:id="35"/>
    </w:p>
    <w:p w:rsidR="001B1381" w:rsidRDefault="001B1381" w:rsidP="001B1381">
      <w:r>
        <w:t xml:space="preserve">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w:t>
      </w:r>
      <w:r w:rsidR="00812D0B">
        <w:t xml:space="preserve">Zusammensetzung </w:t>
      </w:r>
      <w:r>
        <w:t>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033BF9">
        <w:t xml:space="preserve">Abbildung </w:t>
      </w:r>
      <w:r w:rsidR="00033BF9">
        <w:rPr>
          <w:noProof/>
        </w:rPr>
        <w:t>8</w:t>
      </w:r>
      <w:r>
        <w:fldChar w:fldCharType="end"/>
      </w:r>
      <w:r>
        <w:t xml:space="preserve"> gezeigt.</w:t>
      </w:r>
    </w:p>
    <w:p w:rsidR="001B1381" w:rsidRDefault="001B1381" w:rsidP="001B1381">
      <w:pPr>
        <w:keepNext/>
      </w:pPr>
      <w:r>
        <w:rPr>
          <w:noProof/>
          <w:lang w:eastAsia="de-DE"/>
        </w:rPr>
        <w:drawing>
          <wp:inline distT="0" distB="0" distL="0" distR="0" wp14:anchorId="757ED40C" wp14:editId="1D99C51A">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6" w:name="_Ref482866560"/>
      <w:bookmarkStart w:id="37" w:name="_Toc486697351"/>
      <w:r>
        <w:t xml:space="preserve">Abbildung </w:t>
      </w:r>
      <w:r w:rsidR="002D482F">
        <w:fldChar w:fldCharType="begin"/>
      </w:r>
      <w:r w:rsidR="002D482F">
        <w:instrText xml:space="preserve"> SEQ Abbildung \* ARABIC </w:instrText>
      </w:r>
      <w:r w:rsidR="002D482F">
        <w:fldChar w:fldCharType="separate"/>
      </w:r>
      <w:r w:rsidR="00033BF9">
        <w:rPr>
          <w:noProof/>
        </w:rPr>
        <w:t>8</w:t>
      </w:r>
      <w:r w:rsidR="002D482F">
        <w:rPr>
          <w:noProof/>
        </w:rPr>
        <w:fldChar w:fldCharType="end"/>
      </w:r>
      <w:bookmarkEnd w:id="36"/>
      <w:r>
        <w:t>: Dynamische Erstellung von Inhalten mit PHP (</w:t>
      </w:r>
      <w:r w:rsidRPr="00253636">
        <w:t>https://de.wikipedia.org/wiki/LAMP_(Softwarepaket)#/media/File:PHP_funktionsweise.svg)</w:t>
      </w:r>
      <w:bookmarkEnd w:id="37"/>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8" w:name="_Toc486697401"/>
      <w:r>
        <w:t>2.4.2 C#</w:t>
      </w:r>
      <w:bookmarkEnd w:id="38"/>
    </w:p>
    <w:p w:rsidR="001B1381" w:rsidRDefault="001B1381" w:rsidP="001B1381">
      <w:r>
        <w:t xml:space="preserve">C# ist eine objektorientierte Programmiersprache, die wie Java und C++ zur Familie der C-Sprachen zählt. Die Sprache ist für den Einsatz mit dem .NET-Framework optimiert und ist kompatibel mit .NET-Komponenten und COM-Komponenten. Weiterhin unterstützt es innerhalb der .NET-Sprachen </w:t>
      </w:r>
      <w:commentRangeStart w:id="39"/>
      <w:r>
        <w:t>sprachübergreifende Vererbung</w:t>
      </w:r>
      <w:commentRangeEnd w:id="39"/>
      <w:r w:rsidR="00812D0B">
        <w:rPr>
          <w:rStyle w:val="Kommentarzeichen"/>
        </w:rPr>
        <w:commentReference w:id="39"/>
      </w:r>
      <w:r>
        <w:t>,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r w:rsidR="00207E26">
        <w:t>K</w:t>
      </w:r>
      <w:r>
        <w:t xml:space="preserve">ompilieren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40" w:name="_Toc486697402"/>
      <w:r>
        <w:lastRenderedPageBreak/>
        <w:t>3 Konzeption</w:t>
      </w:r>
      <w:bookmarkEnd w:id="40"/>
    </w:p>
    <w:p w:rsidR="001B1381" w:rsidRDefault="001B1381" w:rsidP="001B1381">
      <w:pPr>
        <w:pStyle w:val="berschrift2"/>
      </w:pPr>
      <w:bookmarkStart w:id="41" w:name="_Toc486697403"/>
      <w:r>
        <w:t>3.1 Serverseitig</w:t>
      </w:r>
      <w:bookmarkEnd w:id="41"/>
    </w:p>
    <w:p w:rsidR="001B1381" w:rsidRDefault="001B1381" w:rsidP="001B1381">
      <w:pPr>
        <w:pStyle w:val="berschrift3"/>
      </w:pPr>
      <w:bookmarkStart w:id="42" w:name="_Toc486697404"/>
      <w:r>
        <w:t>3.1.1 Datenbank- und Speicherstruktur</w:t>
      </w:r>
      <w:bookmarkEnd w:id="42"/>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033BF9">
        <w:t xml:space="preserve">Abbildung </w:t>
      </w:r>
      <w:r w:rsidR="00033BF9">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2F2B29C6" wp14:editId="25EE54AB">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43" w:name="_Ref482882933"/>
      <w:bookmarkStart w:id="44" w:name="_Toc486697352"/>
      <w:r>
        <w:t xml:space="preserve">Abbildung </w:t>
      </w:r>
      <w:r w:rsidR="002D482F">
        <w:fldChar w:fldCharType="begin"/>
      </w:r>
      <w:r w:rsidR="002D482F">
        <w:instrText xml:space="preserve"> SEQ Abbildung \* ARABIC </w:instrText>
      </w:r>
      <w:r w:rsidR="002D482F">
        <w:fldChar w:fldCharType="separate"/>
      </w:r>
      <w:r w:rsidR="00033BF9">
        <w:rPr>
          <w:noProof/>
        </w:rPr>
        <w:t>9</w:t>
      </w:r>
      <w:r w:rsidR="002D482F">
        <w:rPr>
          <w:noProof/>
        </w:rPr>
        <w:fldChar w:fldCharType="end"/>
      </w:r>
      <w:bookmarkEnd w:id="43"/>
      <w:r>
        <w:t>: Konzeptionelle Datenbankstruktur mit Attributen und zugehörigen Datentypen</w:t>
      </w:r>
      <w:bookmarkEnd w:id="44"/>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r w:rsidRPr="00147CFC">
        <w:rPr>
          <w:i/>
        </w:rPr>
        <w:t>Varchar</w:t>
      </w:r>
      <w:r>
        <w:t xml:space="preserve"> erfordert eine beliebige Zeichenkette, </w:t>
      </w:r>
      <w:r w:rsidRPr="00147CFC">
        <w:rPr>
          <w:i/>
        </w:rPr>
        <w:t>int</w:t>
      </w:r>
      <w:r>
        <w:t xml:space="preserve"> eine Ganzzahl, </w:t>
      </w:r>
      <w:r w:rsidRPr="00147CFC">
        <w:rPr>
          <w:i/>
        </w:rPr>
        <w:t>float</w:t>
      </w:r>
      <w:r>
        <w:t xml:space="preserve"> eine Gleitkommazahl und </w:t>
      </w:r>
      <w:r w:rsidRPr="00147CFC">
        <w:rPr>
          <w:i/>
        </w:rPr>
        <w:t>bool</w:t>
      </w:r>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Gefahrstoffsätze wurden als eine vollständige Zeichenkette zusammengefasst. Die Gefahrstoffsymbole</w:t>
      </w:r>
      <w:r w:rsidR="002D482F">
        <w:t xml:space="preserve"> nach dem Global harmonisierten</w:t>
      </w:r>
      <w:r w:rsidR="002D482F" w:rsidRPr="0082559D">
        <w:t xml:space="preserve"> System zur Einstufung und Kennzeichnung von Chemikalien</w:t>
      </w:r>
      <w:r w:rsidR="002D482F">
        <w:t xml:space="preserve"> (GHS)</w:t>
      </w:r>
      <w:r>
        <w:t xml:space="preserve"> wurden ebenfalls in der Tabelle „</w:t>
      </w:r>
      <w:r w:rsidRPr="0045631D">
        <w:rPr>
          <w:rStyle w:val="TechnicalZchn"/>
        </w:rPr>
        <w:t>Stoffe</w:t>
      </w:r>
      <w:r>
        <w:t xml:space="preserve">“ als Zeichenkette abgelegt. Diese Zeichenkette sollte als kompakter Schlüssel für die zugehörigen Symbole dienen. Die Symbole wurden als Einträge in die Tabelle </w:t>
      </w:r>
      <w:r w:rsidR="002D482F">
        <w:t>„</w:t>
      </w:r>
      <w:r w:rsidRPr="002D482F">
        <w:rPr>
          <w:rStyle w:val="TechnicalZchn"/>
        </w:rPr>
        <w:t>GHS-Symbole</w:t>
      </w:r>
      <w:r w:rsidR="002D482F">
        <w:t>“</w:t>
      </w:r>
      <w:r>
        <w:t xml:space="preserv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Gefahrstoffsymbole wurden als Bilddateien in der Ordnerstruktur des Webservers abgelegt. Die Sicherheitsdatenblätter wurden als PDF-Dateien ebenfalls in</w:t>
      </w:r>
      <w:r w:rsidR="002D482F">
        <w:t xml:space="preserve"> der Ordnerstruktur hinterlegt.</w:t>
      </w:r>
    </w:p>
    <w:p w:rsidR="003F6FC4" w:rsidRDefault="003F6FC4">
      <w:pPr>
        <w:spacing w:line="276" w:lineRule="auto"/>
        <w:jc w:val="left"/>
        <w:rPr>
          <w:rFonts w:eastAsiaTheme="majorEastAsia" w:cstheme="majorBidi"/>
          <w:b/>
          <w:bCs/>
          <w:sz w:val="28"/>
        </w:rPr>
      </w:pPr>
      <w:r>
        <w:br w:type="page"/>
      </w:r>
    </w:p>
    <w:p w:rsidR="001B1381" w:rsidRDefault="001B1381" w:rsidP="001B1381">
      <w:pPr>
        <w:pStyle w:val="berschrift3"/>
      </w:pPr>
      <w:bookmarkStart w:id="45" w:name="_Toc486697405"/>
      <w:r>
        <w:lastRenderedPageBreak/>
        <w:t>3.1.2 Webinterface</w:t>
      </w:r>
      <w:bookmarkEnd w:id="45"/>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 oder Kategorien erreichbar sein. Jede dieser Seiten sollte ein Formular enthalten, in dem die Eingabe der benötigten Daten erfolgt. Für Attribute, die einen Verweis auf Datensätze anderer </w:t>
      </w:r>
      <w:r>
        <w:lastRenderedPageBreak/>
        <w:t>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46" w:name="_Toc486697406"/>
      <w:r>
        <w:t>3.1.3 Zugangsbeschränkung und Rechteverwaltung</w:t>
      </w:r>
      <w:bookmarkEnd w:id="46"/>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47" w:name="_Toc486697407"/>
      <w:r>
        <w:lastRenderedPageBreak/>
        <w:t>3.2 Clientseitig</w:t>
      </w:r>
      <w:bookmarkEnd w:id="47"/>
    </w:p>
    <w:p w:rsidR="00D95888" w:rsidRPr="00D95888" w:rsidRDefault="00D95888" w:rsidP="00D95888">
      <w:r>
        <w:t>In dieser Arbeit wurde das Programm für die Anbindung der Waagen sowie alle weiteren, auf den Client-Rechnern gespeicherten, Daten von Relevanz für die Funktionsfähigkeit des Programms als „clientseitige Software“ bezeichnet. Ein Client-Rechner ist dabei jeder vom Server verschiedene Rechner, der mit dieser Software ausgestattet und an die Datenbank angeschlossen ist.</w:t>
      </w:r>
    </w:p>
    <w:p w:rsidR="001B1381" w:rsidRDefault="001B1381" w:rsidP="001B1381">
      <w:pPr>
        <w:pStyle w:val="berschrift3"/>
      </w:pPr>
      <w:bookmarkStart w:id="48" w:name="_Toc486697408"/>
      <w:r>
        <w:t>3.2.1 Benutzeroberfläche</w:t>
      </w:r>
      <w:bookmarkEnd w:id="48"/>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Automatisches Erfassen und Anzeigen von Wägewerten</w:t>
      </w:r>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Wägewerten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9" w:name="_Toc486697409"/>
      <w:r>
        <w:t>3.2.2 Serielle Schnittstelle zur Waage</w:t>
      </w:r>
      <w:bookmarkEnd w:id="49"/>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w:t>
      </w:r>
      <w:ins w:id="50" w:author="Andreas" w:date="2017-07-04T13:16:00Z">
        <w:r w:rsidR="003060CA">
          <w:t xml:space="preserve"> zu</w:t>
        </w:r>
      </w:ins>
      <w:r>
        <w:t xml:space="preserve">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51" w:name="_Toc486697410"/>
      <w:r>
        <w:t>3.2.3 Datenbankschnittstelle</w:t>
      </w:r>
      <w:bookmarkEnd w:id="51"/>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w:t>
      </w:r>
      <w:r w:rsidR="003060CA">
        <w:t xml:space="preserve">vom </w:t>
      </w:r>
      <w:r>
        <w:lastRenderedPageBreak/>
        <w:t>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52" w:name="_Toc486697411"/>
      <w:r>
        <w:lastRenderedPageBreak/>
        <w:t>4 Geräte und Software</w:t>
      </w:r>
      <w:bookmarkEnd w:id="52"/>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53" w:name="_Toc486697364"/>
      <w:r>
        <w:t xml:space="preserve">Tabelle </w:t>
      </w:r>
      <w:r w:rsidR="002D482F">
        <w:fldChar w:fldCharType="begin"/>
      </w:r>
      <w:r w:rsidR="002D482F">
        <w:instrText xml:space="preserve"> SEQ Tabelle \* ARABIC </w:instrText>
      </w:r>
      <w:r w:rsidR="002D482F">
        <w:fldChar w:fldCharType="separate"/>
      </w:r>
      <w:r w:rsidR="00033BF9">
        <w:rPr>
          <w:noProof/>
        </w:rPr>
        <w:t>1</w:t>
      </w:r>
      <w:r w:rsidR="002D482F">
        <w:rPr>
          <w:noProof/>
        </w:rPr>
        <w:fldChar w:fldCharType="end"/>
      </w:r>
      <w:r>
        <w:t>: Liste der verwendeten Entwicklungsumgebungen</w:t>
      </w:r>
      <w:bookmarkEnd w:id="53"/>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Net</w:t>
            </w:r>
            <w:r w:rsidR="005562E8">
              <w:t>B</w:t>
            </w:r>
            <w:r>
              <w:t>eans IDE</w:t>
            </w:r>
          </w:p>
        </w:tc>
        <w:tc>
          <w:tcPr>
            <w:tcW w:w="2408" w:type="pct"/>
          </w:tcPr>
          <w:p w:rsidR="001B1381" w:rsidRDefault="001B1381" w:rsidP="000135C3">
            <w:r>
              <w:t>Oracle Corporation</w:t>
            </w:r>
          </w:p>
        </w:tc>
      </w:tr>
      <w:tr w:rsidR="001B1381" w:rsidTr="000135C3">
        <w:tc>
          <w:tcPr>
            <w:tcW w:w="2592" w:type="pct"/>
          </w:tcPr>
          <w:p w:rsidR="001B1381" w:rsidRDefault="001B1381" w:rsidP="000135C3">
            <w:r>
              <w:t>PhpStorm</w:t>
            </w:r>
          </w:p>
        </w:tc>
        <w:tc>
          <w:tcPr>
            <w:tcW w:w="2408" w:type="pct"/>
          </w:tcPr>
          <w:p w:rsidR="001B1381" w:rsidRDefault="001B1381" w:rsidP="000135C3">
            <w:r>
              <w:t>JetBrains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54" w:name="_Toc486697365"/>
      <w:r>
        <w:t xml:space="preserve">Tabelle </w:t>
      </w:r>
      <w:r w:rsidR="002D482F">
        <w:fldChar w:fldCharType="begin"/>
      </w:r>
      <w:r w:rsidR="002D482F">
        <w:instrText xml:space="preserve"> SEQ Tabelle \* ARABIC </w:instrText>
      </w:r>
      <w:r w:rsidR="002D482F">
        <w:fldChar w:fldCharType="separate"/>
      </w:r>
      <w:r w:rsidR="00033BF9">
        <w:rPr>
          <w:noProof/>
        </w:rPr>
        <w:t>2</w:t>
      </w:r>
      <w:r w:rsidR="002D482F">
        <w:rPr>
          <w:noProof/>
        </w:rPr>
        <w:fldChar w:fldCharType="end"/>
      </w:r>
      <w:r>
        <w:t>: Liste der verwendeten Softwarepakete und Programmierwerkzeuge</w:t>
      </w:r>
      <w:bookmarkEnd w:id="54"/>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Pu</w:t>
            </w:r>
            <w:r w:rsidR="005562E8">
              <w:t>TTY</w:t>
            </w:r>
          </w:p>
        </w:tc>
        <w:tc>
          <w:tcPr>
            <w:tcW w:w="2408" w:type="pct"/>
          </w:tcPr>
          <w:p w:rsidR="001B1381" w:rsidRDefault="001B1381" w:rsidP="000135C3">
            <w:r>
              <w:t>Simon Tatham</w:t>
            </w:r>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rsidRPr="00253154">
              <w:t>Blowfish Block Cipher</w:t>
            </w:r>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r>
              <w:t>XDebug</w:t>
            </w:r>
          </w:p>
        </w:tc>
        <w:tc>
          <w:tcPr>
            <w:tcW w:w="2408" w:type="pct"/>
          </w:tcPr>
          <w:p w:rsidR="001B1381" w:rsidRDefault="001B1381" w:rsidP="000135C3">
            <w:r>
              <w:t>Derick Rethans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Fork</w:t>
            </w:r>
          </w:p>
        </w:tc>
        <w:tc>
          <w:tcPr>
            <w:tcW w:w="2408" w:type="pct"/>
          </w:tcPr>
          <w:p w:rsidR="001B1381" w:rsidRDefault="001B1381" w:rsidP="000135C3">
            <w:r>
              <w:t>Fabian Becker</w:t>
            </w:r>
          </w:p>
        </w:tc>
      </w:tr>
      <w:tr w:rsidR="00051EE0" w:rsidTr="000135C3">
        <w:tc>
          <w:tcPr>
            <w:tcW w:w="2592" w:type="pct"/>
          </w:tcPr>
          <w:p w:rsidR="00051EE0" w:rsidRDefault="00051EE0" w:rsidP="005562E8">
            <w:r>
              <w:t>jQuery</w:t>
            </w:r>
          </w:p>
        </w:tc>
        <w:tc>
          <w:tcPr>
            <w:tcW w:w="2408" w:type="pct"/>
          </w:tcPr>
          <w:p w:rsidR="00051EE0" w:rsidRDefault="00051EE0" w:rsidP="000135C3">
            <w:r>
              <w:t>jQuery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Apache Friends</w:t>
            </w:r>
          </w:p>
        </w:tc>
      </w:tr>
    </w:tbl>
    <w:p w:rsidR="001B1381" w:rsidRDefault="001B1381" w:rsidP="001B1381"/>
    <w:p w:rsidR="006231E1" w:rsidRDefault="006231E1">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55" w:name="_Toc486697412"/>
      <w:r>
        <w:lastRenderedPageBreak/>
        <w:t>5 Implementation</w:t>
      </w:r>
      <w:bookmarkEnd w:id="55"/>
    </w:p>
    <w:p w:rsidR="001B1381" w:rsidRDefault="001B1381" w:rsidP="001B1381">
      <w:pPr>
        <w:pStyle w:val="berschrift2"/>
      </w:pPr>
      <w:bookmarkStart w:id="56" w:name="_Toc486697413"/>
      <w:r>
        <w:t>5.1 Serverseitig</w:t>
      </w:r>
      <w:bookmarkEnd w:id="56"/>
    </w:p>
    <w:p w:rsidR="001B1381" w:rsidRDefault="001B1381" w:rsidP="001B1381">
      <w:pPr>
        <w:pStyle w:val="berschrift3"/>
      </w:pPr>
      <w:bookmarkStart w:id="57" w:name="_Toc486697414"/>
      <w:r>
        <w:t>5.1.1 Datenbank- und Speicherstruktur</w:t>
      </w:r>
      <w:bookmarkEnd w:id="57"/>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033BF9">
        <w:t xml:space="preserve">Abbildung </w:t>
      </w:r>
      <w:r w:rsidR="00033BF9">
        <w:rPr>
          <w:noProof/>
        </w:rPr>
        <w:t>10</w:t>
      </w:r>
      <w:r>
        <w:fldChar w:fldCharType="end"/>
      </w:r>
      <w:r>
        <w:t xml:space="preserve"> gezeigt:</w:t>
      </w:r>
    </w:p>
    <w:p w:rsidR="001B1381" w:rsidRDefault="001B1381" w:rsidP="001B1381">
      <w:pPr>
        <w:keepNext/>
      </w:pPr>
      <w:r>
        <w:rPr>
          <w:noProof/>
          <w:lang w:eastAsia="de-DE"/>
        </w:rPr>
        <w:drawing>
          <wp:inline distT="0" distB="0" distL="0" distR="0" wp14:anchorId="4332DF64" wp14:editId="11B0CCCF">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8" w:name="_Ref484093904"/>
      <w:bookmarkStart w:id="59" w:name="_Toc486697353"/>
      <w:r>
        <w:t xml:space="preserve">Abbildung </w:t>
      </w:r>
      <w:r w:rsidR="002D482F">
        <w:fldChar w:fldCharType="begin"/>
      </w:r>
      <w:r w:rsidR="002D482F">
        <w:instrText xml:space="preserve"> SEQ Abbildung \* ARABIC </w:instrText>
      </w:r>
      <w:r w:rsidR="002D482F">
        <w:fldChar w:fldCharType="separate"/>
      </w:r>
      <w:r w:rsidR="00033BF9">
        <w:rPr>
          <w:noProof/>
        </w:rPr>
        <w:t>10</w:t>
      </w:r>
      <w:r w:rsidR="002D482F">
        <w:rPr>
          <w:noProof/>
        </w:rPr>
        <w:fldChar w:fldCharType="end"/>
      </w:r>
      <w:bookmarkEnd w:id="58"/>
      <w:r>
        <w:t>: Implementierte Datenbankstruktur des Chemikalienverzeichnisses mit Attributen und zugehörigen Datentypen</w:t>
      </w:r>
      <w:bookmarkEnd w:id="59"/>
    </w:p>
    <w:p w:rsidR="001B1381" w:rsidRDefault="001B1381" w:rsidP="001B1381">
      <w:r>
        <w:t xml:space="preserve">Verglichen mit der Konzeption, in </w:t>
      </w:r>
      <w:r>
        <w:fldChar w:fldCharType="begin"/>
      </w:r>
      <w:r>
        <w:instrText xml:space="preserve"> REF _Ref482882933 \h </w:instrText>
      </w:r>
      <w:r>
        <w:fldChar w:fldCharType="separate"/>
      </w:r>
      <w:r w:rsidR="00033BF9">
        <w:t xml:space="preserve">Abbildung </w:t>
      </w:r>
      <w:r w:rsidR="00033BF9">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r w:rsidRPr="00574DA0">
        <w:rPr>
          <w:rStyle w:val="TechnicalZchn"/>
        </w:rPr>
        <w:t>Rezept_Stoff</w:t>
      </w:r>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r w:rsidRPr="00574DA0">
        <w:rPr>
          <w:rStyle w:val="TechnicalZchn"/>
        </w:rPr>
        <w:t>zuGramm</w:t>
      </w:r>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60" w:name="_Toc486697415"/>
      <w:r>
        <w:t>5.1.2 Webinterface</w:t>
      </w:r>
      <w:bookmarkEnd w:id="60"/>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033BF9">
        <w:t xml:space="preserve">Abbildung </w:t>
      </w:r>
      <w:r w:rsidR="00033BF9">
        <w:rPr>
          <w:noProof/>
        </w:rPr>
        <w:t>11</w:t>
      </w:r>
      <w:r>
        <w:fldChar w:fldCharType="end"/>
      </w:r>
      <w:r>
        <w:t xml:space="preserve"> gezeigt.</w:t>
      </w:r>
    </w:p>
    <w:p w:rsidR="001B1381" w:rsidRDefault="001E71E3" w:rsidP="001B1381">
      <w:pPr>
        <w:keepNext/>
      </w:pPr>
      <w:r>
        <w:rPr>
          <w:noProof/>
          <w:lang w:eastAsia="de-DE"/>
        </w:rPr>
        <w:drawing>
          <wp:inline distT="0" distB="0" distL="0" distR="0">
            <wp:extent cx="5753100" cy="30289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1B1381" w:rsidRDefault="001B1381" w:rsidP="001B1381">
      <w:pPr>
        <w:pStyle w:val="Beschriftung"/>
      </w:pPr>
      <w:bookmarkStart w:id="61" w:name="_Ref484166229"/>
      <w:bookmarkStart w:id="62" w:name="_Toc486697354"/>
      <w:r>
        <w:t xml:space="preserve">Abbildung </w:t>
      </w:r>
      <w:r w:rsidR="002D482F">
        <w:fldChar w:fldCharType="begin"/>
      </w:r>
      <w:r w:rsidR="002D482F">
        <w:instrText xml:space="preserve"> SEQ Abbildung \* ARABIC </w:instrText>
      </w:r>
      <w:r w:rsidR="002D482F">
        <w:fldChar w:fldCharType="separate"/>
      </w:r>
      <w:r w:rsidR="00033BF9">
        <w:rPr>
          <w:noProof/>
        </w:rPr>
        <w:t>11</w:t>
      </w:r>
      <w:r w:rsidR="002D482F">
        <w:rPr>
          <w:noProof/>
        </w:rPr>
        <w:fldChar w:fldCharType="end"/>
      </w:r>
      <w:bookmarkEnd w:id="61"/>
      <w:r>
        <w:t>: Ausschnitt der Übersichtsseite für die gefilterte Anzeige von Chemikalienlieferungen</w:t>
      </w:r>
      <w:bookmarkEnd w:id="62"/>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033BF9">
        <w:t xml:space="preserve">Abbildung </w:t>
      </w:r>
      <w:r w:rsidR="00033BF9">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3A8C5FFC" wp14:editId="364B17EB">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63" w:name="_Ref485902807"/>
      <w:bookmarkStart w:id="64" w:name="_Toc486697355"/>
      <w:r>
        <w:t xml:space="preserve">Abbildung </w:t>
      </w:r>
      <w:r w:rsidR="002D482F">
        <w:fldChar w:fldCharType="begin"/>
      </w:r>
      <w:r w:rsidR="002D482F">
        <w:instrText xml:space="preserve"> SEQ Abbildung \* ARABIC </w:instrText>
      </w:r>
      <w:r w:rsidR="002D482F">
        <w:fldChar w:fldCharType="separate"/>
      </w:r>
      <w:r w:rsidR="00033BF9">
        <w:rPr>
          <w:noProof/>
        </w:rPr>
        <w:t>12</w:t>
      </w:r>
      <w:r w:rsidR="002D482F">
        <w:rPr>
          <w:noProof/>
        </w:rPr>
        <w:fldChar w:fldCharType="end"/>
      </w:r>
      <w:bookmarkEnd w:id="63"/>
      <w:r>
        <w:t>: Detailansicht einer beispielhaften Lieferung</w:t>
      </w:r>
      <w:bookmarkEnd w:id="64"/>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033BF9">
        <w:t xml:space="preserve">Abbildung </w:t>
      </w:r>
      <w:r w:rsidR="00033BF9">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033BF9">
        <w:t xml:space="preserve">Abbildung </w:t>
      </w:r>
      <w:r w:rsidR="00033BF9">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79E1763F" wp14:editId="598253F5">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65" w:name="_Ref485388012"/>
      <w:bookmarkStart w:id="66" w:name="_Toc486697356"/>
      <w:r>
        <w:t xml:space="preserve">Abbildung </w:t>
      </w:r>
      <w:r w:rsidR="002D482F">
        <w:fldChar w:fldCharType="begin"/>
      </w:r>
      <w:r w:rsidR="002D482F">
        <w:instrText xml:space="preserve"> SEQ Abbildung \* ARABIC </w:instrText>
      </w:r>
      <w:r w:rsidR="002D482F">
        <w:fldChar w:fldCharType="separate"/>
      </w:r>
      <w:r w:rsidR="00033BF9">
        <w:rPr>
          <w:noProof/>
        </w:rPr>
        <w:t>13</w:t>
      </w:r>
      <w:r w:rsidR="002D482F">
        <w:rPr>
          <w:noProof/>
        </w:rPr>
        <w:fldChar w:fldCharType="end"/>
      </w:r>
      <w:bookmarkEnd w:id="65"/>
      <w:r>
        <w:t xml:space="preserve">: Struktur der </w:t>
      </w:r>
      <w:r w:rsidR="00094693">
        <w:t>Oberfläche</w:t>
      </w:r>
      <w:r>
        <w:t xml:space="preserve"> zum Einfügen und Bearbeiten von Lieferungen</w:t>
      </w:r>
      <w:bookmarkEnd w:id="66"/>
    </w:p>
    <w:p w:rsidR="00F451EC" w:rsidRDefault="00F451EC" w:rsidP="00710A77">
      <w:r>
        <w:t xml:space="preserve">Auf dieser Seite </w:t>
      </w:r>
      <w:r w:rsidR="00A24DFE">
        <w:t>ko</w:t>
      </w:r>
      <w:r w:rsidR="000B4553">
        <w:t>nn</w:t>
      </w:r>
      <w:r w:rsidR="00A24DFE">
        <w:t>t</w:t>
      </w:r>
      <w:r w:rsidR="000B4553">
        <w:t xml:space="preserve">en </w:t>
      </w:r>
      <w:r>
        <w:t>alle lieferungs</w:t>
      </w:r>
      <w:del w:id="67" w:author="Andreas" w:date="2017-07-04T13:30:00Z">
        <w:r w:rsidDel="001D75A3">
          <w:delText>-</w:delText>
        </w:r>
      </w:del>
      <w:r>
        <w:t xml:space="preserve">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r w:rsidR="00BF6C75" w:rsidRPr="00BF6C75">
        <w:rPr>
          <w:i/>
        </w:rPr>
        <w:t>foreign key</w:t>
      </w:r>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w:t>
      </w:r>
      <w:r w:rsidR="002074D3">
        <w:t>, in der Datenbank gespeicherte,</w:t>
      </w:r>
      <w:r w:rsidR="008B70C0">
        <w:t xml:space="preserve"> Einheit auswählen und eine </w:t>
      </w:r>
      <w:r w:rsidR="002074D3">
        <w:t xml:space="preserve">in diese Einheit </w:t>
      </w:r>
      <w:r w:rsidR="008B70C0">
        <w:t xml:space="preserve">umgerechnete </w:t>
      </w:r>
      <w:r w:rsidR="002074D3">
        <w:t>M</w:t>
      </w:r>
      <w:r w:rsidR="008B70C0">
        <w:t>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w:t>
      </w:r>
      <w:r w:rsidR="002802DE">
        <w:t>aktualisiert</w:t>
      </w:r>
      <w:r w:rsidR="008B70C0" w:rsidRPr="006231E1">
        <w: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w:t>
      </w:r>
      <w:r>
        <w:lastRenderedPageBreak/>
        <w:t>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033BF9">
        <w:t xml:space="preserve">Abbildung </w:t>
      </w:r>
      <w:r w:rsidR="00033BF9">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77DBCE9E" wp14:editId="469283D3">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68" w:name="_Ref485391500"/>
      <w:bookmarkStart w:id="69" w:name="_Toc486697357"/>
      <w:r>
        <w:t xml:space="preserve">Abbildung </w:t>
      </w:r>
      <w:r w:rsidR="002D482F">
        <w:fldChar w:fldCharType="begin"/>
      </w:r>
      <w:r w:rsidR="002D482F">
        <w:instrText xml:space="preserve"> SEQ Abbildung \* ARABIC </w:instrText>
      </w:r>
      <w:r w:rsidR="002D482F">
        <w:fldChar w:fldCharType="separate"/>
      </w:r>
      <w:r w:rsidR="00033BF9">
        <w:rPr>
          <w:noProof/>
        </w:rPr>
        <w:t>14</w:t>
      </w:r>
      <w:r w:rsidR="002D482F">
        <w:rPr>
          <w:noProof/>
        </w:rPr>
        <w:fldChar w:fldCharType="end"/>
      </w:r>
      <w:bookmarkEnd w:id="68"/>
      <w:r>
        <w:t xml:space="preserve">: </w:t>
      </w:r>
      <w:r w:rsidRPr="00A8632E">
        <w:t>Struktur der Oberfl</w:t>
      </w:r>
      <w:r>
        <w:t>äche zum Eintragen neuer Chemikalien</w:t>
      </w:r>
      <w:bookmarkEnd w:id="69"/>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 xml:space="preserve">Gefahrstoffsätze einzutragen und die zugehörigen Gefahrstoffsymbole auszuwählen. Ausgewählte Symbole </w:t>
      </w:r>
      <w:r w:rsidR="00420930">
        <w:lastRenderedPageBreak/>
        <w:t>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w:t>
      </w:r>
      <w:r w:rsidR="0043795B">
        <w:t>u</w:t>
      </w:r>
      <w:r w:rsidR="00420930">
        <w:t>rd</w:t>
      </w:r>
      <w:r w:rsidR="0043795B">
        <w:t>e</w:t>
      </w:r>
      <w:r w:rsidR="00420930">
        <w:t>,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70" w:name="_Toc486697416"/>
      <w:r>
        <w:t>5.1.3 Rezepte definieren und verwalten</w:t>
      </w:r>
      <w:bookmarkEnd w:id="70"/>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w:t>
      </w:r>
      <w:r w:rsidR="00A91976">
        <w:t xml:space="preserve">mehr </w:t>
      </w:r>
      <w:r w:rsidR="00287C01">
        <w:t xml:space="preserve">benötigten Rezepten möglich sein. Ein Ausschnitt der Nutzeroberfläche ist in </w:t>
      </w:r>
      <w:r w:rsidR="009C565A">
        <w:fldChar w:fldCharType="begin"/>
      </w:r>
      <w:r w:rsidR="009C565A">
        <w:instrText xml:space="preserve"> REF _Ref485723087 \h </w:instrText>
      </w:r>
      <w:r w:rsidR="009C565A">
        <w:fldChar w:fldCharType="separate"/>
      </w:r>
      <w:r w:rsidR="00033BF9">
        <w:t xml:space="preserve">Abbildung </w:t>
      </w:r>
      <w:r w:rsidR="00033BF9">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71" w:name="_Ref485723087"/>
      <w:bookmarkStart w:id="72" w:name="_Toc486697358"/>
      <w:r>
        <w:t xml:space="preserve">Abbildung </w:t>
      </w:r>
      <w:r w:rsidR="002D482F">
        <w:fldChar w:fldCharType="begin"/>
      </w:r>
      <w:r w:rsidR="002D482F">
        <w:instrText xml:space="preserve"> SEQ Abbildung \* ARABIC </w:instrText>
      </w:r>
      <w:r w:rsidR="002D482F">
        <w:fldChar w:fldCharType="separate"/>
      </w:r>
      <w:r w:rsidR="00033BF9">
        <w:rPr>
          <w:noProof/>
        </w:rPr>
        <w:t>15</w:t>
      </w:r>
      <w:r w:rsidR="002D482F">
        <w:rPr>
          <w:noProof/>
        </w:rPr>
        <w:fldChar w:fldCharType="end"/>
      </w:r>
      <w:bookmarkEnd w:id="71"/>
      <w:r>
        <w:t>: Nutzeroberfläche für die Verwaltung von Rezepten im Webinterface</w:t>
      </w:r>
      <w:bookmarkEnd w:id="72"/>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033BF9">
        <w:t xml:space="preserve">Abbildung </w:t>
      </w:r>
      <w:r w:rsidR="00033BF9">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73" w:name="_Ref485996149"/>
      <w:bookmarkStart w:id="74" w:name="_Toc486697359"/>
      <w:r>
        <w:t xml:space="preserve">Abbildung </w:t>
      </w:r>
      <w:r w:rsidR="002D482F">
        <w:fldChar w:fldCharType="begin"/>
      </w:r>
      <w:r w:rsidR="002D482F">
        <w:instrText xml:space="preserve"> SEQ Abbildung \* ARABIC </w:instrText>
      </w:r>
      <w:r w:rsidR="002D482F">
        <w:fldChar w:fldCharType="separate"/>
      </w:r>
      <w:r w:rsidR="00033BF9">
        <w:rPr>
          <w:noProof/>
        </w:rPr>
        <w:t>16</w:t>
      </w:r>
      <w:r w:rsidR="002D482F">
        <w:rPr>
          <w:noProof/>
        </w:rPr>
        <w:fldChar w:fldCharType="end"/>
      </w:r>
      <w:bookmarkEnd w:id="73"/>
      <w:r>
        <w:t>: Formular für das Eintragen eines Rezeptes mit 5 Komponenten, teilweise gefüllt mit Beispielwerten</w:t>
      </w:r>
      <w:bookmarkEnd w:id="74"/>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75" w:name="_Toc486697417"/>
      <w:r>
        <w:t>5.1.4 Administrativer Bereich und Erweiterungen</w:t>
      </w:r>
      <w:bookmarkEnd w:id="75"/>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Hostname/ChemieDB/Admin.php</w:t>
      </w:r>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Ein weiteres Tool erlaubt den Import der Datensätze aus dem Excel-Verzeichnis. Die mit C# geschriebene Anwendung griff über die von Microsoft zur Verfügung gestellte Interop-Schnittstelle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 xml:space="preserve">en alle obligatorischen Angaben eingetragen sein. Außerdem sollten Abweichungen wie „GmbH“ und „gmbh“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 xml:space="preserve">Excel-Datei gesammelt und zum Download angeboten. Diese Funktion sollte die Lagerhaltung </w:t>
      </w:r>
      <w:r w:rsidR="002802DE">
        <w:t xml:space="preserve">direkt </w:t>
      </w:r>
      <w:r w:rsidR="00074C4B">
        <w:t>im Labor vereinfachen</w:t>
      </w:r>
      <w:r w:rsidR="002802DE">
        <w:t xml:space="preserve"> oder kann als Grundlage für eine Inventur der Chemikalienbestände genutzt werden.</w:t>
      </w:r>
    </w:p>
    <w:p w:rsidR="00074C4B" w:rsidRDefault="00074C4B" w:rsidP="00074C4B">
      <w:pPr>
        <w:pStyle w:val="berschrift2"/>
      </w:pPr>
      <w:bookmarkStart w:id="76" w:name="_Toc486697418"/>
      <w:r>
        <w:t>5.2 Clientseitig</w:t>
      </w:r>
      <w:bookmarkEnd w:id="76"/>
    </w:p>
    <w:p w:rsidR="00074C4B" w:rsidRDefault="00074C4B" w:rsidP="00074C4B">
      <w:pPr>
        <w:pStyle w:val="berschrift3"/>
      </w:pPr>
      <w:bookmarkStart w:id="77" w:name="_Toc486697419"/>
      <w:r>
        <w:t>5.2.1 Benutzeroberfläche</w:t>
      </w:r>
      <w:bookmarkEnd w:id="77"/>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Bei Start des Programms wurde ein Anmeldefenster geöffnet, in dem der Bearbeiter die Zugangsdaten eingeben muss</w:t>
      </w:r>
      <w:r w:rsidR="0043795B">
        <w:t>te</w:t>
      </w:r>
      <w:r>
        <w:t xml:space="preserve">.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033BF9">
        <w:t xml:space="preserve">Abbildung </w:t>
      </w:r>
      <w:r w:rsidR="00033BF9">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78" w:name="_Ref485824478"/>
      <w:bookmarkStart w:id="79" w:name="_Toc486697360"/>
      <w:r>
        <w:t xml:space="preserve">Abbildung </w:t>
      </w:r>
      <w:r w:rsidR="002D482F">
        <w:fldChar w:fldCharType="begin"/>
      </w:r>
      <w:r w:rsidR="002D482F">
        <w:instrText xml:space="preserve"> SEQ Abbildung \* ARABIC </w:instrText>
      </w:r>
      <w:r w:rsidR="002D482F">
        <w:fldChar w:fldCharType="separate"/>
      </w:r>
      <w:r w:rsidR="00033BF9">
        <w:rPr>
          <w:noProof/>
        </w:rPr>
        <w:t>17</w:t>
      </w:r>
      <w:r w:rsidR="002D482F">
        <w:rPr>
          <w:noProof/>
        </w:rPr>
        <w:fldChar w:fldCharType="end"/>
      </w:r>
      <w:bookmarkEnd w:id="78"/>
      <w:r>
        <w:t>: Initiale Oberfläche der clientseitigen Software</w:t>
      </w:r>
      <w:bookmarkEnd w:id="79"/>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w:t>
      </w:r>
      <w:r w:rsidR="00B0374F">
        <w:lastRenderedPageBreak/>
        <w:t xml:space="preserve">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033BF9">
        <w:t xml:space="preserve">Abbildung </w:t>
      </w:r>
      <w:r w:rsidR="00033BF9">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80" w:name="_Ref485826573"/>
      <w:bookmarkStart w:id="81" w:name="_Toc486697361"/>
      <w:r>
        <w:t xml:space="preserve">Abbildung </w:t>
      </w:r>
      <w:r w:rsidR="002D482F">
        <w:fldChar w:fldCharType="begin"/>
      </w:r>
      <w:r w:rsidR="002D482F">
        <w:instrText xml:space="preserve"> SEQ Abbildung \* ARABIC </w:instrText>
      </w:r>
      <w:r w:rsidR="002D482F">
        <w:fldChar w:fldCharType="separate"/>
      </w:r>
      <w:r w:rsidR="00033BF9">
        <w:rPr>
          <w:noProof/>
        </w:rPr>
        <w:t>18</w:t>
      </w:r>
      <w:r w:rsidR="002D482F">
        <w:rPr>
          <w:noProof/>
        </w:rPr>
        <w:fldChar w:fldCharType="end"/>
      </w:r>
      <w:bookmarkEnd w:id="80"/>
      <w:r>
        <w:t>: Ausschnitt der graphischen Nutzeroberfläche nach Auswahl eines Rezeptes</w:t>
      </w:r>
      <w:bookmarkEnd w:id="81"/>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033BF9">
        <w:t xml:space="preserve">Abbildung </w:t>
      </w:r>
      <w:r w:rsidR="00033BF9">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8041AD">
        <w:t>n</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w:t>
      </w:r>
      <w:r w:rsidR="00FA08DE">
        <w:t xml:space="preserve"> (vgl. </w:t>
      </w:r>
      <w:r w:rsidR="00FA08DE">
        <w:fldChar w:fldCharType="begin"/>
      </w:r>
      <w:r w:rsidR="00FA08DE">
        <w:instrText xml:space="preserve"> REF _Ref485824478 \h </w:instrText>
      </w:r>
      <w:r w:rsidR="00FA08DE">
        <w:fldChar w:fldCharType="separate"/>
      </w:r>
      <w:r w:rsidR="00FA08DE">
        <w:t xml:space="preserve">Abbildung </w:t>
      </w:r>
      <w:r w:rsidR="00FA08DE">
        <w:rPr>
          <w:noProof/>
        </w:rPr>
        <w:t>17</w:t>
      </w:r>
      <w:r w:rsidR="00FA08DE">
        <w:fldChar w:fldCharType="end"/>
      </w:r>
      <w:r w:rsidR="00FA08DE">
        <w:t>)</w:t>
      </w:r>
      <w:r>
        <w:t xml:space="preserve">. In diesem </w:t>
      </w:r>
      <w:r w:rsidR="00BE48CD">
        <w:t>Feld</w:t>
      </w:r>
      <w:r>
        <w:t xml:space="preserve">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Restmenge der </w:t>
      </w:r>
      <w:r w:rsidR="00490609">
        <w:t>eingetragenen</w:t>
      </w:r>
      <w:r w:rsidR="00DB2DFD">
        <w:t xml:space="preserve"> Lieferung</w:t>
      </w:r>
      <w:r w:rsidR="00490609">
        <w:t xml:space="preserve"> um die gespeicherte Verbrauchsmenge erhöht</w:t>
      </w:r>
      <w:r w:rsidR="00DB2DFD">
        <w: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w:t>
      </w:r>
      <w:r w:rsidR="00490609">
        <w:t>an der</w:t>
      </w:r>
      <w:r w:rsidR="00E67CC0">
        <w:t xml:space="preserve"> </w:t>
      </w:r>
      <w:r w:rsidR="00490609">
        <w:t>Verbrauchsm</w:t>
      </w:r>
      <w:r w:rsidR="00E67CC0">
        <w:t xml:space="preserve">enge vorzunehmen oder eine andere Lieferung auszuwählen, bevor die Änderungen mit einem zweiten Klick auf die Schaltfläche gespeichert wurden. Für die Speicherung wurde zuerst der </w:t>
      </w:r>
      <w:r w:rsidR="007C18DC">
        <w:t xml:space="preserve">fehlerhafte Eintrag in der Verbrauchstabelle gelöscht und die Restmenge der gespeicherten Lieferung um die </w:t>
      </w:r>
      <w:r w:rsidR="00FA08DE">
        <w:t>Verbrau</w:t>
      </w:r>
      <w:r w:rsidR="00846E22">
        <w:t>chsm</w:t>
      </w:r>
      <w:r w:rsidR="007C18DC">
        <w:t>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82" w:name="_Toc486697420"/>
      <w:r>
        <w:t>5.2.2 Serielle Schnittstelle</w:t>
      </w:r>
      <w:bookmarkEnd w:id="82"/>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033BF9">
        <w:t xml:space="preserve">Abbildung </w:t>
      </w:r>
      <w:r w:rsidR="00033BF9">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83" w:name="_Ref485886674"/>
      <w:bookmarkStart w:id="84" w:name="_Toc486697362"/>
      <w:r>
        <w:t xml:space="preserve">Abbildung </w:t>
      </w:r>
      <w:r w:rsidR="002D482F">
        <w:fldChar w:fldCharType="begin"/>
      </w:r>
      <w:r w:rsidR="002D482F">
        <w:instrText xml:space="preserve"> SEQ Abbildung \* ARABIC </w:instrText>
      </w:r>
      <w:r w:rsidR="002D482F">
        <w:fldChar w:fldCharType="separate"/>
      </w:r>
      <w:r w:rsidR="00033BF9">
        <w:rPr>
          <w:noProof/>
        </w:rPr>
        <w:t>19</w:t>
      </w:r>
      <w:r w:rsidR="002D482F">
        <w:rPr>
          <w:noProof/>
        </w:rPr>
        <w:fldChar w:fldCharType="end"/>
      </w:r>
      <w:bookmarkEnd w:id="83"/>
      <w:r>
        <w:t>: Oberfläche zur Konfiguration der seriellen Schnittstelle in der clientseitigen Software</w:t>
      </w:r>
      <w:bookmarkEnd w:id="84"/>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r w:rsidRPr="005629F6">
        <w:rPr>
          <w:rStyle w:val="TechnicalZchn"/>
        </w:rPr>
        <w:t>Reset</w:t>
      </w:r>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So konnten beispielsweise aktuelle Wägewerte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85" w:name="_Toc486697421"/>
      <w:r>
        <w:t>5.2.3 Datenbankverbindung</w:t>
      </w:r>
      <w:bookmarkEnd w:id="85"/>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033BF9">
        <w:t xml:space="preserve">Abbildung </w:t>
      </w:r>
      <w:r w:rsidR="00033BF9">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86" w:name="_Ref485889924"/>
      <w:bookmarkStart w:id="87" w:name="_Toc486697363"/>
      <w:r>
        <w:t xml:space="preserve">Abbildung </w:t>
      </w:r>
      <w:r w:rsidR="002D482F">
        <w:fldChar w:fldCharType="begin"/>
      </w:r>
      <w:r w:rsidR="002D482F">
        <w:instrText xml:space="preserve"> SEQ Abbildung \* ARABIC </w:instrText>
      </w:r>
      <w:r w:rsidR="002D482F">
        <w:fldChar w:fldCharType="separate"/>
      </w:r>
      <w:r w:rsidR="00033BF9">
        <w:rPr>
          <w:noProof/>
        </w:rPr>
        <w:t>20</w:t>
      </w:r>
      <w:r w:rsidR="002D482F">
        <w:rPr>
          <w:noProof/>
        </w:rPr>
        <w:fldChar w:fldCharType="end"/>
      </w:r>
      <w:bookmarkEnd w:id="86"/>
      <w:r>
        <w:t>: Oberfläche zur Konfiguration der Datenbankverbindung in der clientseitigen Software</w:t>
      </w:r>
      <w:bookmarkEnd w:id="87"/>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r w:rsidR="00F53D9E" w:rsidRPr="00EC651F">
        <w:rPr>
          <w:i/>
        </w:rPr>
        <w:t>Blowfish</w:t>
      </w:r>
      <w:r w:rsidR="00F53D9E">
        <w:t xml:space="preserve"> verwendet. Die verwendete C#-Implementation stammte aus dem OpenSource-Projekt </w:t>
      </w:r>
      <w:r w:rsidR="002B7CD7">
        <w:t>„</w:t>
      </w:r>
      <w:r w:rsidR="00F53D9E" w:rsidRPr="00253154">
        <w:t>Blowfish Block Cipher</w:t>
      </w:r>
      <w:r w:rsidR="00F53D9E">
        <w:t xml:space="preserve"> C#“ von Defuse.ca. </w:t>
      </w:r>
      <w:r w:rsidR="00CC00D5">
        <w:t>Konnte die Verbindung nicht hergestellt werden, konnte mit der „</w:t>
      </w:r>
      <w:r w:rsidR="00CC00D5" w:rsidRPr="00CC00D5">
        <w:rPr>
          <w:rStyle w:val="TechnicalZchn"/>
        </w:rPr>
        <w:t>Reset</w:t>
      </w:r>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033BF9">
          <w:headerReference w:type="default" r:id="rId31"/>
          <w:pgSz w:w="11906" w:h="16838"/>
          <w:pgMar w:top="1417" w:right="1417" w:bottom="1134" w:left="1417" w:header="708" w:footer="708" w:gutter="0"/>
          <w:pgNumType w:start="1"/>
          <w:cols w:space="708"/>
          <w:docGrid w:linePitch="360"/>
        </w:sectPr>
      </w:pPr>
    </w:p>
    <w:p w:rsidR="001A7238" w:rsidRDefault="00F73DF8" w:rsidP="00F73DF8">
      <w:pPr>
        <w:pStyle w:val="berschrift1"/>
      </w:pPr>
      <w:bookmarkStart w:id="88" w:name="_Toc486697422"/>
      <w:r>
        <w:lastRenderedPageBreak/>
        <w:t>6 Produktionsumgebung</w:t>
      </w:r>
      <w:bookmarkEnd w:id="88"/>
    </w:p>
    <w:p w:rsidR="00D95888" w:rsidRDefault="00D95888" w:rsidP="00D95888">
      <w:pPr>
        <w:pStyle w:val="berschrift2"/>
      </w:pPr>
      <w:bookmarkStart w:id="89" w:name="_Toc486697423"/>
      <w:r>
        <w:t>6.1 Serverseitig</w:t>
      </w:r>
      <w:bookmarkEnd w:id="89"/>
    </w:p>
    <w:p w:rsidR="00D95888" w:rsidRPr="00D95888" w:rsidRDefault="00D95888" w:rsidP="00D95888">
      <w:pPr>
        <w:pStyle w:val="berschrift3"/>
      </w:pPr>
      <w:bookmarkStart w:id="90" w:name="_Toc486697424"/>
      <w:r>
        <w:t>6.1.1 Einsatz</w:t>
      </w:r>
      <w:bookmarkEnd w:id="90"/>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Softwarestack aus Windows 7 Professional </w:t>
      </w:r>
      <w:r w:rsidR="00DE194E">
        <w:t xml:space="preserve">und dem XAMPP-Paket mit einem Apache 2.4 Webserver und einer MySQL-Datenbank. Die virtuelle Maschine lief auf einem HyperV-Host mit Windows Server 2012 Standard, der mit dem lokalen Netzwerk der QuoData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r w:rsidR="004F44EF" w:rsidRPr="004F44EF">
        <w:rPr>
          <w:rStyle w:val="TechnicalZchn"/>
        </w:rPr>
        <w:t>ChemieDB-Admin</w:t>
      </w:r>
      <w:r w:rsidR="004F44EF">
        <w:t>“-Gruppe zugewiesen.</w:t>
      </w:r>
      <w:r w:rsidR="00AD0B0A">
        <w:t xml:space="preserve"> Der direkte Zugriff auf die virtuelle Maschine war den Systemadministratoren der QuoData GmbH vorbehalten.</w:t>
      </w:r>
    </w:p>
    <w:p w:rsidR="00AD0B0A" w:rsidRDefault="00AD0B0A" w:rsidP="00104F41">
      <w:r>
        <w:t>Um die Sicherheit der gespeicherten Daten zu gewährleisten, lief auf dem Host der virtuellen Maschine ein PowerShell-Script, das mithilfe de</w:t>
      </w:r>
      <w:r w:rsidR="009A49DE">
        <w:t>s</w:t>
      </w:r>
      <w:r>
        <w:t xml:space="preserve"> </w:t>
      </w:r>
      <w:r w:rsidRPr="00AD0B0A">
        <w:rPr>
          <w:i/>
        </w:rPr>
        <w:t>Windows Volume Shadow Copy</w:t>
      </w:r>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bookmarkStart w:id="91" w:name="_Toc486697425"/>
      <w:r>
        <w:t>6.1.2 Ausblick</w:t>
      </w:r>
      <w:bookmarkEnd w:id="91"/>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 xml:space="preserve">könnten Verzögerungen durch Lieferzeiten effektiv verringert werden. Weiterhin sollte bei der </w:t>
      </w:r>
      <w:commentRangeStart w:id="92"/>
      <w:r w:rsidR="00FC501D">
        <w:t xml:space="preserve">Anzeige von Rezepten </w:t>
      </w:r>
      <w:commentRangeEnd w:id="92"/>
      <w:r w:rsidR="008133C4">
        <w:rPr>
          <w:rStyle w:val="Kommentarzeichen"/>
        </w:rPr>
        <w:commentReference w:id="92"/>
      </w:r>
      <w:r w:rsidR="00FC501D">
        <w:t>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bookmarkStart w:id="93" w:name="_Toc486697426"/>
      <w:r>
        <w:t>6.2 Clientseitig</w:t>
      </w:r>
      <w:bookmarkEnd w:id="93"/>
    </w:p>
    <w:p w:rsidR="00D95888" w:rsidRPr="00D95888" w:rsidRDefault="00D95888" w:rsidP="00D95888">
      <w:pPr>
        <w:pStyle w:val="berschrift3"/>
      </w:pPr>
      <w:bookmarkStart w:id="94" w:name="_Toc486697427"/>
      <w:r>
        <w:t>6.2.1 Einsatz</w:t>
      </w:r>
      <w:bookmarkEnd w:id="94"/>
    </w:p>
    <w:p w:rsidR="00D95888" w:rsidRDefault="0044126C" w:rsidP="00D95888">
      <w:commentRangeStart w:id="95"/>
      <w:r>
        <w:t xml:space="preserve">Die Software für die Anbindung der Waagen </w:t>
      </w:r>
      <w:r w:rsidR="00491294">
        <w:t>lief auf einem Rechner mit Windows 10 und dem .NET-Framework 4.6</w:t>
      </w:r>
      <w:r>
        <w:t xml:space="preserve">. Zum Zeitpunkt dieser Arbeit waren die unter </w:t>
      </w:r>
      <w:r w:rsidR="00026382">
        <w:t xml:space="preserve">5.2 beschriebenen Funktionen implementiert und getestet, allerdings wurde die Software nicht im </w:t>
      </w:r>
      <w:r w:rsidR="00BE48CD">
        <w:t xml:space="preserve">regulären </w:t>
      </w:r>
      <w:r w:rsidR="00026382">
        <w:t>Laborbetrieb verwendet. Die Grundfunktionen der Software, beispielsweise das Eintragen oder Ändern von Verbrauchseinträgen oder die Suche nach bestimmten Chemikalienlieferungen, konnten bereits unter realitätsnahen Bedingungen getestet werden</w:t>
      </w:r>
      <w:r w:rsidR="00BE48CD">
        <w:t>.</w:t>
      </w:r>
      <w:r w:rsidR="00267934">
        <w:t xml:space="preserve"> </w:t>
      </w:r>
      <w:r w:rsidR="007343BE">
        <w:t xml:space="preserve">Der Aufbau einer seriellen Verbindung mit einem Kabel führte zu einer Störung der Arbeitsplätze um die Waage herum und konnte nicht langfristig verwendet werden. </w:t>
      </w:r>
      <w:commentRangeEnd w:id="95"/>
      <w:r w:rsidR="008133C4">
        <w:rPr>
          <w:rStyle w:val="Kommentarzeichen"/>
        </w:rPr>
        <w:commentReference w:id="95"/>
      </w:r>
    </w:p>
    <w:p w:rsidR="00D95888" w:rsidRDefault="00D95888" w:rsidP="00D95888">
      <w:pPr>
        <w:pStyle w:val="berschrift3"/>
      </w:pPr>
      <w:bookmarkStart w:id="96" w:name="_Toc486697428"/>
      <w:r>
        <w:t>6.2.2 Ausblick</w:t>
      </w:r>
      <w:bookmarkEnd w:id="96"/>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t>Unterstützung weiterer Waagenmodelle,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lastRenderedPageBreak/>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Für die Unterstützung weiterer Waagenmodelle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LinTech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E63BFC" w:rsidRDefault="00D95888" w:rsidP="007F5CAA">
      <w:r>
        <w:t>Die manuelle Auswahl der Chemikalienlieferung vor dem Ein</w:t>
      </w:r>
      <w:r w:rsidR="006A5A89">
        <w:t xml:space="preserve">wiegen wurde als der zeitaufwändigste Arbeitsschritt bei der Bedienung der clientseitigen Software erkannt. </w:t>
      </w:r>
      <w:r w:rsidR="00DE283A">
        <w:t>Als alternativer Ansatz zur manuellen Eingabe war eine Erkennung über eine angeschlossene Kamera und ein Barcode-Scan oder die Erkennung eines QR-Codes auf der Verpackung der Chemikalie. Dafür müsste die ID jeder Lieferung aus der Datenbank entsprechend codiert auf der Verpackung angebracht werden. Über die Kamera könnte ein Bild aufgenommen und mithilfe der .NET Barcode Reader Library beziehungsweise OpenSource-Projekten wie dem QR-Coder von R. Herrman ausgewertet werden</w:t>
      </w:r>
      <w:r w:rsidR="009C6242">
        <w:t xml:space="preserve"> [CODEBUDE, 2017]</w:t>
      </w:r>
      <w:r w:rsidR="00DE283A">
        <w:t xml:space="preserve">. Nach Erkennung der ID könnte die Einwaage sofort erfolgen, ohne manuell auf die Software am Rechner zuzugreifen. </w:t>
      </w:r>
      <w:r w:rsidR="00870C5D">
        <w:t>Eine weitere Möglichkeit wäre die Steuerung der Software über eine Spracherkennung</w:t>
      </w:r>
      <w:r w:rsidR="008811DD">
        <w:t xml:space="preserve">, beispielsweise mit der </w:t>
      </w:r>
      <w:r w:rsidR="00E966EA">
        <w:rPr>
          <w:rStyle w:val="TechnicalZchn"/>
        </w:rPr>
        <w:t xml:space="preserve">Microsoft </w:t>
      </w:r>
      <w:r w:rsidR="008811DD" w:rsidRPr="008811DD">
        <w:rPr>
          <w:rStyle w:val="TechnicalZchn"/>
        </w:rPr>
        <w:t>Speech</w:t>
      </w:r>
      <w:r w:rsidR="008811DD">
        <w:t>-Plattform</w:t>
      </w:r>
      <w:r w:rsidR="00E966EA">
        <w:t xml:space="preserve"> </w:t>
      </w:r>
      <w:r w:rsidR="008811DD">
        <w:t>[</w:t>
      </w:r>
      <w:r w:rsidR="007A2BD0">
        <w:t>MICROSOFT, 2017</w:t>
      </w:r>
      <w:r w:rsidR="008811DD">
        <w:t>]</w:t>
      </w:r>
      <w:r w:rsidR="00870C5D">
        <w:t>.</w:t>
      </w:r>
      <w:r w:rsidR="00DA5B83">
        <w:t xml:space="preserve"> Dabei ist allerdings zu beachten, dass viele Systeme zur Spracherkennung Probleme bei einem Wechsel der Sprache haben, wie sie bei den wechselnden deutschen und englischen Bezeichnungen unvermeidbar sind.</w:t>
      </w:r>
      <w:r w:rsidR="00870C5D">
        <w:t xml:space="preserve"> </w:t>
      </w:r>
      <w:r w:rsidR="00DA5B83">
        <w:t xml:space="preserve">Mit der Umsetzung einer der beiden Ansätze für die Chemikalienerkennung </w:t>
      </w:r>
      <w:r w:rsidR="00DE283A">
        <w:t xml:space="preserve">könnte </w:t>
      </w:r>
      <w:r w:rsidR="00DA5B83">
        <w:t>perspektivisch</w:t>
      </w:r>
      <w:r w:rsidR="00DE283A">
        <w:t xml:space="preserve"> ein Betrieb ohne </w:t>
      </w:r>
      <w:r w:rsidR="001F7228">
        <w:t xml:space="preserve">manuelle </w:t>
      </w:r>
      <w:r w:rsidR="00DE283A">
        <w:t>Bedienung der Software realisiert werden, wodurch die Rechner nicht mehr mit Eingabegeräten oder Monitoren ausgestattet werden müssten.</w:t>
      </w:r>
    </w:p>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97" w:name="_Toc318367895"/>
      <w:bookmarkStart w:id="98" w:name="_Toc486697429"/>
      <w:r>
        <w:lastRenderedPageBreak/>
        <w:t>Literaturverzeichnis</w:t>
      </w:r>
      <w:bookmarkEnd w:id="97"/>
      <w:bookmarkEnd w:id="9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DA5B83" w:rsidTr="005719C8">
        <w:trPr>
          <w:cantSplit/>
        </w:trPr>
        <w:tc>
          <w:tcPr>
            <w:tcW w:w="483" w:type="dxa"/>
          </w:tcPr>
          <w:p w:rsidR="00DA5B83" w:rsidRDefault="00DA5B83" w:rsidP="007F5CAA">
            <w:r>
              <w:t>1</w:t>
            </w:r>
          </w:p>
        </w:tc>
        <w:tc>
          <w:tcPr>
            <w:tcW w:w="8805" w:type="dxa"/>
          </w:tcPr>
          <w:p w:rsidR="00DA5B83" w:rsidRDefault="00DA5B83" w:rsidP="007F5CAA">
            <w:r>
              <w:t>QUARTZY (2015): QUARTZY Teaching Presentation, 2015</w:t>
            </w:r>
          </w:p>
        </w:tc>
      </w:tr>
      <w:tr w:rsidR="00DA5B83" w:rsidTr="005719C8">
        <w:trPr>
          <w:cantSplit/>
        </w:trPr>
        <w:tc>
          <w:tcPr>
            <w:tcW w:w="483" w:type="dxa"/>
          </w:tcPr>
          <w:p w:rsidR="00DA5B83" w:rsidRDefault="00DA5B83" w:rsidP="007F5CAA">
            <w:r>
              <w:t>2</w:t>
            </w:r>
          </w:p>
        </w:tc>
        <w:tc>
          <w:tcPr>
            <w:tcW w:w="8805" w:type="dxa"/>
          </w:tcPr>
          <w:p w:rsidR="00DA5B83" w:rsidRPr="00D77B69" w:rsidRDefault="00DA5B83" w:rsidP="00902755">
            <w:pPr>
              <w:rPr>
                <w:lang w:val="en-US"/>
              </w:rPr>
            </w:pPr>
            <w:r w:rsidRPr="00D77B69">
              <w:rPr>
                <w:lang w:val="en-US"/>
              </w:rPr>
              <w:t>L</w:t>
            </w:r>
            <w:r>
              <w:rPr>
                <w:lang w:val="en-US"/>
              </w:rPr>
              <w:t>AKE</w:t>
            </w:r>
            <w:r w:rsidRPr="00D77B69">
              <w:rPr>
                <w:lang w:val="en-US"/>
              </w:rPr>
              <w:t xml:space="preserve">, L. et al. (2013): Concise Guide to Databases, </w:t>
            </w:r>
            <w:r>
              <w:rPr>
                <w:lang w:val="en-US"/>
              </w:rPr>
              <w:t>Springer Verlag, London, 2013</w:t>
            </w:r>
          </w:p>
        </w:tc>
      </w:tr>
      <w:tr w:rsidR="00DA5B83" w:rsidTr="005719C8">
        <w:trPr>
          <w:cantSplit/>
        </w:trPr>
        <w:tc>
          <w:tcPr>
            <w:tcW w:w="483" w:type="dxa"/>
          </w:tcPr>
          <w:p w:rsidR="00DA5B83" w:rsidRDefault="00DA5B83" w:rsidP="007F5CAA">
            <w:r>
              <w:t>3</w:t>
            </w:r>
          </w:p>
        </w:tc>
        <w:tc>
          <w:tcPr>
            <w:tcW w:w="8805" w:type="dxa"/>
          </w:tcPr>
          <w:p w:rsidR="00DA5B83" w:rsidRPr="00902755" w:rsidRDefault="00DA5B83" w:rsidP="007F5CAA">
            <w:r w:rsidRPr="00902755">
              <w:t>HOPPE-KIAUK, F. (2004): Entwicklung von Datenbankanwendungen</w:t>
            </w:r>
            <w:r>
              <w:t>, 2004</w:t>
            </w:r>
          </w:p>
        </w:tc>
      </w:tr>
      <w:tr w:rsidR="00DA5B83" w:rsidTr="005719C8">
        <w:trPr>
          <w:cantSplit/>
        </w:trPr>
        <w:tc>
          <w:tcPr>
            <w:tcW w:w="483" w:type="dxa"/>
          </w:tcPr>
          <w:p w:rsidR="00DA5B83" w:rsidRDefault="00DA5B83" w:rsidP="007F5CAA">
            <w:r>
              <w:t>4</w:t>
            </w:r>
          </w:p>
        </w:tc>
        <w:tc>
          <w:tcPr>
            <w:tcW w:w="8805" w:type="dxa"/>
          </w:tcPr>
          <w:p w:rsidR="00DA5B83" w:rsidRPr="001C7401" w:rsidRDefault="00DA5B83" w:rsidP="007F5CAA">
            <w:pPr>
              <w:rPr>
                <w:lang w:val="en-US"/>
              </w:rPr>
            </w:pPr>
            <w:r w:rsidRPr="00DE12FB">
              <w:rPr>
                <w:lang w:val="en-US"/>
              </w:rPr>
              <w:t xml:space="preserve">BOUGUETTAYA, A. et al. </w:t>
            </w:r>
            <w:r w:rsidRPr="001C7401">
              <w:rPr>
                <w:lang w:val="en-US"/>
              </w:rPr>
              <w:t>(2014): Advanced Web Services, Springer Verlag</w:t>
            </w:r>
            <w:r>
              <w:rPr>
                <w:lang w:val="en-US"/>
              </w:rPr>
              <w:t>, New York, 2014</w:t>
            </w:r>
          </w:p>
        </w:tc>
      </w:tr>
      <w:tr w:rsidR="00DA5B83" w:rsidRPr="00DA5B83" w:rsidTr="005719C8">
        <w:trPr>
          <w:cantSplit/>
        </w:trPr>
        <w:tc>
          <w:tcPr>
            <w:tcW w:w="483" w:type="dxa"/>
          </w:tcPr>
          <w:p w:rsidR="00DA5B83" w:rsidRDefault="00DA5B83" w:rsidP="007F5CAA">
            <w:r>
              <w:t>5</w:t>
            </w:r>
          </w:p>
        </w:tc>
        <w:tc>
          <w:tcPr>
            <w:tcW w:w="8805" w:type="dxa"/>
          </w:tcPr>
          <w:p w:rsidR="00DA5B83" w:rsidRPr="001C7401" w:rsidRDefault="00DA5B83" w:rsidP="007F5CAA">
            <w:pPr>
              <w:rPr>
                <w:lang w:val="en-US"/>
              </w:rPr>
            </w:pPr>
            <w:r>
              <w:rPr>
                <w:lang w:val="en-US"/>
              </w:rPr>
              <w:t>GILMORE; W. (2002): A Programmers Introduction to PHP 4.0, Apress Verlag, 2002</w:t>
            </w:r>
          </w:p>
        </w:tc>
      </w:tr>
      <w:tr w:rsidR="00DA5B83" w:rsidTr="005719C8">
        <w:trPr>
          <w:cantSplit/>
        </w:trPr>
        <w:tc>
          <w:tcPr>
            <w:tcW w:w="483" w:type="dxa"/>
          </w:tcPr>
          <w:p w:rsidR="00DA5B83" w:rsidRDefault="00DA5B83" w:rsidP="009C1BB4">
            <w:r>
              <w:t>6</w:t>
            </w:r>
          </w:p>
        </w:tc>
        <w:tc>
          <w:tcPr>
            <w:tcW w:w="8805" w:type="dxa"/>
          </w:tcPr>
          <w:p w:rsidR="00DA5B83" w:rsidRPr="006F4359" w:rsidRDefault="00DA5B83" w:rsidP="007F5CAA">
            <w:pPr>
              <w:rPr>
                <w:lang w:val="en-US"/>
              </w:rPr>
            </w:pPr>
            <w:r w:rsidRPr="00DE12FB">
              <w:rPr>
                <w:lang w:val="en-US"/>
              </w:rPr>
              <w:t xml:space="preserve">TROELSEN, A. et al. </w:t>
            </w:r>
            <w:r w:rsidRPr="006F4359">
              <w:rPr>
                <w:lang w:val="en-US"/>
              </w:rPr>
              <w:t xml:space="preserve">(2015): C# 6.0 and the .NET 4.6 Framework, 7. </w:t>
            </w:r>
            <w:r>
              <w:rPr>
                <w:lang w:val="en-US"/>
              </w:rPr>
              <w:t>Auflage, Apress Verlag, 2015</w:t>
            </w:r>
          </w:p>
        </w:tc>
      </w:tr>
      <w:tr w:rsidR="00DA5B83" w:rsidRPr="002D482F" w:rsidTr="005719C8">
        <w:trPr>
          <w:cantSplit/>
        </w:trPr>
        <w:tc>
          <w:tcPr>
            <w:tcW w:w="483" w:type="dxa"/>
          </w:tcPr>
          <w:p w:rsidR="00DA5B83" w:rsidRDefault="00DA5B83" w:rsidP="007F5CAA">
            <w:r>
              <w:t>7</w:t>
            </w:r>
          </w:p>
        </w:tc>
        <w:tc>
          <w:tcPr>
            <w:tcW w:w="8805" w:type="dxa"/>
          </w:tcPr>
          <w:p w:rsidR="00DA5B83" w:rsidRPr="006F4359" w:rsidRDefault="00DA5B83" w:rsidP="007F5CAA">
            <w:pPr>
              <w:rPr>
                <w:lang w:val="en-US"/>
              </w:rPr>
            </w:pPr>
            <w:r>
              <w:rPr>
                <w:lang w:val="en-US"/>
              </w:rPr>
              <w:t>Rahman, M (2014): C# Deconstructed, Apress Verlag, 2014</w:t>
            </w:r>
          </w:p>
        </w:tc>
      </w:tr>
      <w:tr w:rsidR="00DA5B83" w:rsidRPr="002D482F" w:rsidTr="005719C8">
        <w:trPr>
          <w:cantSplit/>
        </w:trPr>
        <w:tc>
          <w:tcPr>
            <w:tcW w:w="483" w:type="dxa"/>
          </w:tcPr>
          <w:p w:rsidR="00DA5B83" w:rsidRPr="007D0687" w:rsidRDefault="00DA5B83" w:rsidP="007F5CAA">
            <w:pPr>
              <w:rPr>
                <w:lang w:val="en-US"/>
              </w:rPr>
            </w:pPr>
            <w:r>
              <w:rPr>
                <w:lang w:val="en-US"/>
              </w:rPr>
              <w:t>8</w:t>
            </w:r>
          </w:p>
        </w:tc>
        <w:tc>
          <w:tcPr>
            <w:tcW w:w="8805" w:type="dxa"/>
          </w:tcPr>
          <w:p w:rsidR="00DA5B83" w:rsidRPr="00A26F0E" w:rsidRDefault="00DA5B83" w:rsidP="007F5CAA">
            <w:pPr>
              <w:rPr>
                <w:lang w:val="en-US"/>
              </w:rPr>
            </w:pPr>
            <w:r w:rsidRPr="00A26F0E">
              <w:rPr>
                <w:lang w:val="en-US"/>
              </w:rPr>
              <w:t>PEACOCK, C. (1998): Interfacing the Serial/RS-232 Port</w:t>
            </w:r>
            <w:r>
              <w:rPr>
                <w:lang w:val="en-US"/>
              </w:rPr>
              <w:t>, Craig Peacock, 1998</w:t>
            </w:r>
          </w:p>
        </w:tc>
      </w:tr>
      <w:tr w:rsidR="00DA5B83" w:rsidRPr="002D482F" w:rsidTr="005719C8">
        <w:trPr>
          <w:cantSplit/>
        </w:trPr>
        <w:tc>
          <w:tcPr>
            <w:tcW w:w="483" w:type="dxa"/>
          </w:tcPr>
          <w:p w:rsidR="00DA5B83" w:rsidRPr="007D0687" w:rsidRDefault="00DA5B83" w:rsidP="007F5CAA">
            <w:pPr>
              <w:rPr>
                <w:lang w:val="en-US"/>
              </w:rPr>
            </w:pPr>
            <w:r>
              <w:rPr>
                <w:lang w:val="en-US"/>
              </w:rPr>
              <w:t>9</w:t>
            </w:r>
          </w:p>
        </w:tc>
        <w:tc>
          <w:tcPr>
            <w:tcW w:w="8805" w:type="dxa"/>
          </w:tcPr>
          <w:p w:rsidR="00DA5B83" w:rsidRPr="00AC0390" w:rsidRDefault="00DA5B83" w:rsidP="007F5CAA">
            <w:pPr>
              <w:rPr>
                <w:lang w:val="en-US"/>
              </w:rPr>
            </w:pPr>
            <w:r>
              <w:rPr>
                <w:lang w:val="en-US"/>
              </w:rPr>
              <w:t xml:space="preserve">WILD, T. (2002): Best Practice in Inventory Management, 2. </w:t>
            </w:r>
            <w:r w:rsidRPr="00AC0390">
              <w:rPr>
                <w:lang w:val="en-US"/>
              </w:rPr>
              <w:t>Auflage, Elsevier Science Ltd., 2002</w:t>
            </w:r>
          </w:p>
        </w:tc>
      </w:tr>
      <w:tr w:rsidR="00DA5B83" w:rsidRPr="002D482F" w:rsidTr="005719C8">
        <w:trPr>
          <w:cantSplit/>
        </w:trPr>
        <w:tc>
          <w:tcPr>
            <w:tcW w:w="483" w:type="dxa"/>
          </w:tcPr>
          <w:p w:rsidR="00DA5B83" w:rsidRPr="007D0687" w:rsidRDefault="00DA5B83" w:rsidP="007F5CAA">
            <w:pPr>
              <w:rPr>
                <w:lang w:val="en-US"/>
              </w:rPr>
            </w:pPr>
            <w:r>
              <w:rPr>
                <w:lang w:val="en-US"/>
              </w:rPr>
              <w:t>10</w:t>
            </w:r>
          </w:p>
        </w:tc>
        <w:tc>
          <w:tcPr>
            <w:tcW w:w="8805" w:type="dxa"/>
          </w:tcPr>
          <w:p w:rsidR="00DA5B83" w:rsidRPr="00AC0390" w:rsidRDefault="00DA5B83" w:rsidP="007F5CAA">
            <w:r w:rsidRPr="00DE12FB">
              <w:rPr>
                <w:lang w:val="en-US"/>
              </w:rPr>
              <w:t xml:space="preserve">PASZKO, C. et al. (2002): Laboratory Information Management Systems, 2. </w:t>
            </w:r>
            <w:r>
              <w:t>Auflage, Marcel Dekker Inc., 2002</w:t>
            </w:r>
          </w:p>
        </w:tc>
      </w:tr>
      <w:tr w:rsidR="00DA5B83" w:rsidRPr="00902755" w:rsidTr="005719C8">
        <w:trPr>
          <w:cantSplit/>
        </w:trPr>
        <w:tc>
          <w:tcPr>
            <w:tcW w:w="483" w:type="dxa"/>
          </w:tcPr>
          <w:p w:rsidR="00DA5B83" w:rsidRPr="00D77B69" w:rsidRDefault="00DA5B83" w:rsidP="007F5CAA">
            <w:pPr>
              <w:rPr>
                <w:lang w:val="en-US"/>
              </w:rPr>
            </w:pPr>
            <w:r>
              <w:rPr>
                <w:lang w:val="en-US"/>
              </w:rPr>
              <w:t>11</w:t>
            </w:r>
          </w:p>
        </w:tc>
        <w:tc>
          <w:tcPr>
            <w:tcW w:w="8805" w:type="dxa"/>
          </w:tcPr>
          <w:p w:rsidR="00DA5B83" w:rsidRPr="00837BC1" w:rsidRDefault="00DA5B83" w:rsidP="007F5CAA">
            <w:pPr>
              <w:rPr>
                <w:lang w:val="en-US"/>
              </w:rPr>
            </w:pPr>
            <w:r w:rsidRPr="00DE12FB">
              <w:rPr>
                <w:lang w:val="en-US"/>
              </w:rPr>
              <w:t xml:space="preserve">CHANG, F. et al. </w:t>
            </w:r>
            <w:r w:rsidRPr="00837BC1">
              <w:rPr>
                <w:lang w:val="en-US"/>
              </w:rPr>
              <w:t>(2006): Bigtable: A Distributed Storage System for Structured Data, Google Inc.,</w:t>
            </w:r>
            <w:r>
              <w:rPr>
                <w:lang w:val="en-US"/>
              </w:rPr>
              <w:t xml:space="preserve"> 2006</w:t>
            </w:r>
          </w:p>
        </w:tc>
      </w:tr>
      <w:tr w:rsidR="00DA5B83" w:rsidRPr="00DA5B83" w:rsidTr="005719C8">
        <w:trPr>
          <w:cantSplit/>
        </w:trPr>
        <w:tc>
          <w:tcPr>
            <w:tcW w:w="483" w:type="dxa"/>
          </w:tcPr>
          <w:p w:rsidR="00DA5B83" w:rsidRPr="00902755" w:rsidRDefault="00DA5B83" w:rsidP="007F5CAA">
            <w:r>
              <w:t>12</w:t>
            </w:r>
          </w:p>
        </w:tc>
        <w:tc>
          <w:tcPr>
            <w:tcW w:w="8805" w:type="dxa"/>
          </w:tcPr>
          <w:p w:rsidR="00DA5B83" w:rsidRDefault="00DA5B83" w:rsidP="007F5CAA">
            <w:r>
              <w:t xml:space="preserve">KERN (2017): </w:t>
            </w:r>
            <w:r w:rsidRPr="00F51225">
              <w:t>Bedienungsanleitung Kern &amp; Sohn Analysenwaage ABJ 120-4M</w:t>
            </w:r>
            <w:r>
              <w:t>, Kern &amp; Sohn, 2017</w:t>
            </w:r>
          </w:p>
        </w:tc>
      </w:tr>
      <w:tr w:rsidR="00DA5B83" w:rsidRPr="002D482F" w:rsidTr="005719C8">
        <w:trPr>
          <w:cantSplit/>
        </w:trPr>
        <w:tc>
          <w:tcPr>
            <w:tcW w:w="483" w:type="dxa"/>
          </w:tcPr>
          <w:p w:rsidR="00DA5B83" w:rsidRPr="001C7401" w:rsidRDefault="00DA5B83" w:rsidP="007F5CAA">
            <w:pPr>
              <w:rPr>
                <w:lang w:val="en-US"/>
              </w:rPr>
            </w:pPr>
            <w:r>
              <w:rPr>
                <w:lang w:val="en-US"/>
              </w:rPr>
              <w:t>13</w:t>
            </w:r>
          </w:p>
        </w:tc>
        <w:tc>
          <w:tcPr>
            <w:tcW w:w="8805" w:type="dxa"/>
          </w:tcPr>
          <w:p w:rsidR="00DA5B83" w:rsidRPr="00837BC1" w:rsidRDefault="00DA5B83" w:rsidP="00DE12FB">
            <w:pPr>
              <w:rPr>
                <w:lang w:val="en-US"/>
              </w:rPr>
            </w:pPr>
            <w:r>
              <w:rPr>
                <w:lang w:val="en-US"/>
              </w:rPr>
              <w:t xml:space="preserve">SIEMENS (2017): </w:t>
            </w:r>
            <w:r w:rsidRPr="00DE12FB">
              <w:rPr>
                <w:lang w:val="en-US"/>
              </w:rPr>
              <w:t>The Benefits of Automating Laboratory Inventory Management</w:t>
            </w:r>
            <w:r>
              <w:rPr>
                <w:lang w:val="en-US"/>
              </w:rPr>
              <w:t>, Siemens Healthcare, 2017</w:t>
            </w:r>
          </w:p>
        </w:tc>
      </w:tr>
      <w:tr w:rsidR="00DA5B83" w:rsidRPr="006F4359" w:rsidTr="005719C8">
        <w:trPr>
          <w:cantSplit/>
        </w:trPr>
        <w:tc>
          <w:tcPr>
            <w:tcW w:w="483" w:type="dxa"/>
          </w:tcPr>
          <w:p w:rsidR="00DA5B83" w:rsidRPr="001C7401" w:rsidRDefault="00DA5B83" w:rsidP="007F5CAA">
            <w:pPr>
              <w:rPr>
                <w:lang w:val="en-US"/>
              </w:rPr>
            </w:pPr>
            <w:r>
              <w:rPr>
                <w:lang w:val="en-US"/>
              </w:rPr>
              <w:t>14</w:t>
            </w:r>
          </w:p>
        </w:tc>
        <w:tc>
          <w:tcPr>
            <w:tcW w:w="8805" w:type="dxa"/>
          </w:tcPr>
          <w:p w:rsidR="00DA5B83" w:rsidRPr="00DE37C2" w:rsidRDefault="00DA5B83" w:rsidP="007F5CAA">
            <w:r>
              <w:t>SEIDLER, K. et al. (2006): Das XAMPP-Handbuch, Addison-Wesley-Verlag, München, 2006</w:t>
            </w:r>
          </w:p>
        </w:tc>
      </w:tr>
      <w:tr w:rsidR="00DA5B83" w:rsidRPr="002D482F" w:rsidTr="005719C8">
        <w:trPr>
          <w:cantSplit/>
        </w:trPr>
        <w:tc>
          <w:tcPr>
            <w:tcW w:w="483" w:type="dxa"/>
          </w:tcPr>
          <w:p w:rsidR="00DA5B83" w:rsidRPr="006F4359" w:rsidRDefault="00DA5B83" w:rsidP="007F5CAA">
            <w:pPr>
              <w:rPr>
                <w:lang w:val="en-US"/>
              </w:rPr>
            </w:pPr>
            <w:r>
              <w:rPr>
                <w:lang w:val="en-US"/>
              </w:rPr>
              <w:t>15</w:t>
            </w:r>
          </w:p>
        </w:tc>
        <w:tc>
          <w:tcPr>
            <w:tcW w:w="8805" w:type="dxa"/>
          </w:tcPr>
          <w:p w:rsidR="00DA5B83" w:rsidRPr="007A15CA" w:rsidRDefault="00DA5B83" w:rsidP="007F5CAA">
            <w:pPr>
              <w:rPr>
                <w:lang w:val="en-US"/>
              </w:rPr>
            </w:pPr>
            <w:r w:rsidRPr="007A15CA">
              <w:rPr>
                <w:lang w:val="en-US"/>
              </w:rPr>
              <w:t>W3T</w:t>
            </w:r>
            <w:r>
              <w:rPr>
                <w:lang w:val="en-US"/>
              </w:rPr>
              <w:t xml:space="preserve">ECHS (2017): </w:t>
            </w:r>
            <w:r w:rsidRPr="007A15CA">
              <w:rPr>
                <w:lang w:val="en-US"/>
              </w:rPr>
              <w:t>Usage of server-side programming languages for websites</w:t>
            </w:r>
            <w:r>
              <w:rPr>
                <w:lang w:val="en-US"/>
              </w:rPr>
              <w:t>.</w:t>
            </w:r>
          </w:p>
          <w:p w:rsidR="00DA5B83" w:rsidRPr="007A15CA" w:rsidRDefault="00DA5B83" w:rsidP="007F5CAA">
            <w:pPr>
              <w:rPr>
                <w:lang w:val="en-US"/>
              </w:rPr>
            </w:pPr>
            <w:r w:rsidRPr="00E47051">
              <w:rPr>
                <w:lang w:val="en-US"/>
              </w:rPr>
              <w:t>https://w3techs.com/technologies/overview/programming_language/all</w:t>
            </w:r>
          </w:p>
          <w:p w:rsidR="00DA5B83" w:rsidRPr="007A15CA" w:rsidRDefault="00DA5B83" w:rsidP="007F5CAA">
            <w:pPr>
              <w:rPr>
                <w:lang w:val="en-US"/>
              </w:rPr>
            </w:pPr>
            <w:r>
              <w:rPr>
                <w:lang w:val="en-US"/>
              </w:rPr>
              <w:t>Stand 15.06.2017</w:t>
            </w:r>
          </w:p>
        </w:tc>
      </w:tr>
      <w:tr w:rsidR="00DA5B83" w:rsidRPr="002D482F" w:rsidTr="005719C8">
        <w:trPr>
          <w:cantSplit/>
        </w:trPr>
        <w:tc>
          <w:tcPr>
            <w:tcW w:w="483" w:type="dxa"/>
          </w:tcPr>
          <w:p w:rsidR="00DA5B83" w:rsidRPr="006F4359" w:rsidRDefault="00DA5B83" w:rsidP="007F5CAA">
            <w:pPr>
              <w:rPr>
                <w:lang w:val="en-US"/>
              </w:rPr>
            </w:pPr>
            <w:r>
              <w:rPr>
                <w:lang w:val="en-US"/>
              </w:rPr>
              <w:t>16</w:t>
            </w:r>
          </w:p>
        </w:tc>
        <w:tc>
          <w:tcPr>
            <w:tcW w:w="8805" w:type="dxa"/>
          </w:tcPr>
          <w:p w:rsidR="00DA5B83" w:rsidRDefault="00DA5B8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DA5B83" w:rsidRPr="007A15CA" w:rsidRDefault="00DA5B83" w:rsidP="007F5CAA">
            <w:pPr>
              <w:rPr>
                <w:lang w:val="en-US"/>
              </w:rPr>
            </w:pPr>
            <w:r w:rsidRPr="00BE3BE3">
              <w:rPr>
                <w:lang w:val="en-US"/>
              </w:rPr>
              <w:t>http://www.lintech.de/download/downloads/bluetooth-rs232-datenadapter-class_1/Handbuch-RS232-1407-dt.pdf</w:t>
            </w:r>
          </w:p>
        </w:tc>
      </w:tr>
      <w:tr w:rsidR="00DA5B83" w:rsidRPr="00AC0390" w:rsidTr="005719C8">
        <w:trPr>
          <w:cantSplit/>
        </w:trPr>
        <w:tc>
          <w:tcPr>
            <w:tcW w:w="483" w:type="dxa"/>
          </w:tcPr>
          <w:p w:rsidR="00DA5B83" w:rsidRPr="00A26F0E" w:rsidRDefault="00DA5B83" w:rsidP="007F5CAA">
            <w:pPr>
              <w:rPr>
                <w:lang w:val="en-US"/>
              </w:rPr>
            </w:pPr>
            <w:r>
              <w:rPr>
                <w:lang w:val="en-US"/>
              </w:rPr>
              <w:lastRenderedPageBreak/>
              <w:t>17</w:t>
            </w:r>
          </w:p>
        </w:tc>
        <w:tc>
          <w:tcPr>
            <w:tcW w:w="8805" w:type="dxa"/>
          </w:tcPr>
          <w:p w:rsidR="00DA5B83" w:rsidRPr="00DA5B83" w:rsidRDefault="00DA5B83" w:rsidP="001F3A5B">
            <w:r w:rsidRPr="00DA5B83">
              <w:t xml:space="preserve">CODEBUDE (2017): </w:t>
            </w:r>
            <w:proofErr w:type="spellStart"/>
            <w:r w:rsidRPr="00DA5B83">
              <w:t>QRCoder</w:t>
            </w:r>
            <w:proofErr w:type="spellEnd"/>
            <w:r w:rsidRPr="00DA5B83">
              <w:t xml:space="preserve"> – eine OpenSource QR-Code Implementierung in C#, CodeBude.net, 2017</w:t>
            </w:r>
          </w:p>
          <w:p w:rsidR="00DA5B83" w:rsidRPr="00DA5B83" w:rsidRDefault="00DA5B83" w:rsidP="001F3A5B">
            <w:r w:rsidRPr="00DA5B83">
              <w:t>https://code-bude.net/2013/10/17/qrcoder-eine-open-source-qr-code-implementierung-in-csharp/</w:t>
            </w:r>
          </w:p>
          <w:p w:rsidR="00DA5B83" w:rsidRDefault="00DA5B83" w:rsidP="001F3A5B">
            <w:pPr>
              <w:rPr>
                <w:lang w:val="en-US"/>
              </w:rPr>
            </w:pPr>
            <w:r>
              <w:rPr>
                <w:lang w:val="en-US"/>
              </w:rPr>
              <w:t>Stand 01.07.2017</w:t>
            </w:r>
          </w:p>
        </w:tc>
      </w:tr>
      <w:tr w:rsidR="00DA5B83" w:rsidRPr="00AC0390" w:rsidTr="005719C8">
        <w:trPr>
          <w:cantSplit/>
        </w:trPr>
        <w:tc>
          <w:tcPr>
            <w:tcW w:w="483" w:type="dxa"/>
          </w:tcPr>
          <w:p w:rsidR="00DA5B83" w:rsidRPr="00AC0390" w:rsidRDefault="00DA5B83" w:rsidP="007F5CAA">
            <w:pPr>
              <w:rPr>
                <w:lang w:val="en-US"/>
              </w:rPr>
            </w:pPr>
            <w:r>
              <w:rPr>
                <w:lang w:val="en-US"/>
              </w:rPr>
              <w:t>18</w:t>
            </w:r>
          </w:p>
        </w:tc>
        <w:tc>
          <w:tcPr>
            <w:tcW w:w="8805" w:type="dxa"/>
          </w:tcPr>
          <w:p w:rsidR="00DA5B83" w:rsidRPr="007A2BD0" w:rsidRDefault="00DA5B83" w:rsidP="001F3A5B">
            <w:pPr>
              <w:rPr>
                <w:lang w:val="en-US"/>
              </w:rPr>
            </w:pPr>
            <w:r w:rsidRPr="007A2BD0">
              <w:rPr>
                <w:lang w:val="en-US"/>
              </w:rPr>
              <w:t xml:space="preserve">MICROSOFT (2017): Microsoft Speech </w:t>
            </w:r>
            <w:proofErr w:type="spellStart"/>
            <w:r w:rsidRPr="007A2BD0">
              <w:rPr>
                <w:lang w:val="en-US"/>
              </w:rPr>
              <w:t>Plattform</w:t>
            </w:r>
            <w:proofErr w:type="spellEnd"/>
            <w:r w:rsidRPr="007A2BD0">
              <w:rPr>
                <w:lang w:val="en-US"/>
              </w:rPr>
              <w:t>, Microsoft Developer Network, 2017</w:t>
            </w:r>
          </w:p>
          <w:p w:rsidR="00DA5B83" w:rsidRDefault="00DA5B83" w:rsidP="001F3A5B">
            <w:pPr>
              <w:rPr>
                <w:lang w:val="en-US"/>
              </w:rPr>
            </w:pPr>
            <w:r w:rsidRPr="007A2BD0">
              <w:rPr>
                <w:lang w:val="en-US"/>
              </w:rPr>
              <w:t>https://msdn.microsoft.com/en-us/library/office/hh361572(v=office.14).aspx</w:t>
            </w:r>
          </w:p>
          <w:p w:rsidR="00DA5B83" w:rsidRPr="007A2BD0" w:rsidRDefault="00DA5B83" w:rsidP="001F3A5B">
            <w:pPr>
              <w:rPr>
                <w:lang w:val="en-US"/>
              </w:rPr>
            </w:pPr>
            <w:r>
              <w:rPr>
                <w:lang w:val="en-US"/>
              </w:rPr>
              <w:t>Stand 05.07.2017</w:t>
            </w:r>
          </w:p>
        </w:tc>
      </w:tr>
      <w:tr w:rsidR="00DA5B83" w:rsidRPr="00DA5B83" w:rsidTr="005719C8">
        <w:trPr>
          <w:cantSplit/>
        </w:trPr>
        <w:tc>
          <w:tcPr>
            <w:tcW w:w="483" w:type="dxa"/>
          </w:tcPr>
          <w:p w:rsidR="00DA5B83" w:rsidRPr="00AC0390" w:rsidRDefault="00DA5B83" w:rsidP="007F5CAA">
            <w:r>
              <w:t>19</w:t>
            </w:r>
          </w:p>
        </w:tc>
        <w:tc>
          <w:tcPr>
            <w:tcW w:w="8805" w:type="dxa"/>
          </w:tcPr>
          <w:p w:rsidR="00DA5B83" w:rsidRDefault="00DA5B83" w:rsidP="007F5CAA">
            <w:r>
              <w:t xml:space="preserve">KERN (2010): </w:t>
            </w:r>
            <w:r w:rsidRPr="00F51225">
              <w:t>Bedienungsanleitung Kern &amp; Sohn Präzisionswaage EG 2200-2NM</w:t>
            </w:r>
            <w:r>
              <w:t>, Kern &amp; Sohn, 2010</w:t>
            </w:r>
          </w:p>
        </w:tc>
      </w:tr>
      <w:tr w:rsidR="00DA5B83" w:rsidRPr="00DA5B83" w:rsidTr="005719C8">
        <w:trPr>
          <w:cantSplit/>
        </w:trPr>
        <w:tc>
          <w:tcPr>
            <w:tcW w:w="483" w:type="dxa"/>
          </w:tcPr>
          <w:p w:rsidR="00DA5B83" w:rsidRPr="00837BC1" w:rsidRDefault="00DA5B83" w:rsidP="007F5CAA">
            <w:pPr>
              <w:rPr>
                <w:lang w:val="en-US"/>
              </w:rPr>
            </w:pPr>
            <w:r>
              <w:rPr>
                <w:lang w:val="en-US"/>
              </w:rPr>
              <w:t>20</w:t>
            </w:r>
          </w:p>
        </w:tc>
        <w:tc>
          <w:tcPr>
            <w:tcW w:w="8805" w:type="dxa"/>
          </w:tcPr>
          <w:p w:rsidR="00DA5B83" w:rsidRDefault="00DA5B83" w:rsidP="007F5CAA">
            <w:r>
              <w:t>KERN (2016): Waagen &amp; Prüfservice, Kern &amp; Sohn, 2016</w:t>
            </w:r>
          </w:p>
        </w:tc>
      </w:tr>
      <w:tr w:rsidR="00DA5B83" w:rsidRPr="00DE37C2" w:rsidTr="005719C8">
        <w:trPr>
          <w:cantSplit/>
        </w:trPr>
        <w:tc>
          <w:tcPr>
            <w:tcW w:w="483" w:type="dxa"/>
          </w:tcPr>
          <w:p w:rsidR="00DA5B83" w:rsidRPr="00837BC1" w:rsidRDefault="00DA5B83" w:rsidP="007F5CAA">
            <w:pPr>
              <w:rPr>
                <w:lang w:val="en-US"/>
              </w:rPr>
            </w:pPr>
            <w:r>
              <w:rPr>
                <w:lang w:val="en-US"/>
              </w:rPr>
              <w:t>21</w:t>
            </w:r>
          </w:p>
        </w:tc>
        <w:tc>
          <w:tcPr>
            <w:tcW w:w="8805" w:type="dxa"/>
          </w:tcPr>
          <w:p w:rsidR="00DA5B83" w:rsidRDefault="00DA5B83" w:rsidP="007F5CAA">
            <w:r>
              <w:t>HULZEBOSCH, J. (2008): USB in der Elektronik, Franzis Verlag, Poing, 2008</w:t>
            </w:r>
          </w:p>
        </w:tc>
      </w:tr>
      <w:tr w:rsidR="00DA5B83" w:rsidRPr="007A15CA" w:rsidTr="005719C8">
        <w:trPr>
          <w:cantSplit/>
        </w:trPr>
        <w:tc>
          <w:tcPr>
            <w:tcW w:w="483" w:type="dxa"/>
          </w:tcPr>
          <w:p w:rsidR="00DA5B83" w:rsidRPr="00DE37C2" w:rsidRDefault="00DA5B83" w:rsidP="007F5CAA">
            <w:r>
              <w:t>22</w:t>
            </w:r>
          </w:p>
        </w:tc>
        <w:tc>
          <w:tcPr>
            <w:tcW w:w="8805" w:type="dxa"/>
          </w:tcPr>
          <w:p w:rsidR="00DA5B83" w:rsidRPr="009C1BB4" w:rsidRDefault="00DA5B83" w:rsidP="009C1BB4">
            <w:pPr>
              <w:rPr>
                <w:szCs w:val="24"/>
              </w:rPr>
            </w:pPr>
            <w:r w:rsidRPr="009C1BB4">
              <w:rPr>
                <w:szCs w:val="24"/>
              </w:rPr>
              <w:t>DIN 66303</w:t>
            </w:r>
            <w:r>
              <w:rPr>
                <w:szCs w:val="24"/>
              </w:rPr>
              <w:t>:2000-06</w:t>
            </w:r>
            <w:r w:rsidRPr="009C1BB4">
              <w:rPr>
                <w:szCs w:val="24"/>
              </w:rPr>
              <w:t>, Informationstechnik: 8-Bit-Code, 2000</w:t>
            </w:r>
          </w:p>
        </w:tc>
      </w:tr>
      <w:tr w:rsidR="00DA5B83" w:rsidRPr="002D482F" w:rsidTr="005719C8">
        <w:trPr>
          <w:cantSplit/>
        </w:trPr>
        <w:tc>
          <w:tcPr>
            <w:tcW w:w="483" w:type="dxa"/>
          </w:tcPr>
          <w:p w:rsidR="00DA5B83" w:rsidRPr="007A15CA" w:rsidRDefault="00DA5B83" w:rsidP="007F5CAA">
            <w:pPr>
              <w:rPr>
                <w:lang w:val="en-US"/>
              </w:rPr>
            </w:pPr>
            <w:r>
              <w:rPr>
                <w:lang w:val="en-US"/>
              </w:rPr>
              <w:t>23</w:t>
            </w:r>
          </w:p>
        </w:tc>
        <w:tc>
          <w:tcPr>
            <w:tcW w:w="8805" w:type="dxa"/>
          </w:tcPr>
          <w:p w:rsidR="00DA5B83" w:rsidRPr="007D0687" w:rsidRDefault="00DA5B83" w:rsidP="007F5CAA">
            <w:pPr>
              <w:rPr>
                <w:lang w:val="en-US"/>
              </w:rPr>
            </w:pPr>
            <w:r w:rsidRPr="007D0687">
              <w:rPr>
                <w:lang w:val="en-US"/>
              </w:rPr>
              <w:t>FRENZEL, L. (2016): Handbook of Serial Communications Interfaces</w:t>
            </w:r>
            <w:r>
              <w:rPr>
                <w:lang w:val="en-US"/>
              </w:rPr>
              <w:t>, Elsevier Inc., Oxford, 2016</w:t>
            </w:r>
          </w:p>
        </w:tc>
      </w:tr>
      <w:tr w:rsidR="00DA5B83" w:rsidRPr="00DA5B83" w:rsidTr="005719C8">
        <w:trPr>
          <w:cantSplit/>
        </w:trPr>
        <w:tc>
          <w:tcPr>
            <w:tcW w:w="483" w:type="dxa"/>
          </w:tcPr>
          <w:p w:rsidR="00DA5B83" w:rsidRDefault="00DA5B83" w:rsidP="007F5CAA">
            <w:pPr>
              <w:rPr>
                <w:lang w:val="en-US"/>
              </w:rPr>
            </w:pPr>
            <w:r>
              <w:rPr>
                <w:lang w:val="en-US"/>
              </w:rPr>
              <w:t>24</w:t>
            </w:r>
          </w:p>
        </w:tc>
        <w:tc>
          <w:tcPr>
            <w:tcW w:w="8805" w:type="dxa"/>
          </w:tcPr>
          <w:p w:rsidR="00DA5B83" w:rsidRPr="007D0687" w:rsidRDefault="00DA5B83" w:rsidP="007F5CAA">
            <w:pPr>
              <w:rPr>
                <w:lang w:val="en-US"/>
              </w:rPr>
            </w:pPr>
            <w:r>
              <w:rPr>
                <w:lang w:val="en-US"/>
              </w:rPr>
              <w:t>DALLAS (</w:t>
            </w:r>
            <w:r w:rsidRPr="003E2798">
              <w:rPr>
                <w:lang w:val="en-US"/>
              </w:rPr>
              <w:t>1998</w:t>
            </w:r>
            <w:r>
              <w:rPr>
                <w:lang w:val="en-US"/>
              </w:rPr>
              <w:t>): Application Note 83, Fundamentals of RS-232 Serial Communications, Dallas Semiconductors, 1998</w:t>
            </w:r>
          </w:p>
        </w:tc>
      </w:tr>
      <w:tr w:rsidR="00DA5B83" w:rsidRPr="007A2BD0" w:rsidTr="005719C8">
        <w:trPr>
          <w:cantSplit/>
        </w:trPr>
        <w:tc>
          <w:tcPr>
            <w:tcW w:w="483" w:type="dxa"/>
          </w:tcPr>
          <w:p w:rsidR="00DA5B83" w:rsidRDefault="00DA5B83" w:rsidP="007F5CAA">
            <w:pPr>
              <w:rPr>
                <w:lang w:val="en-US"/>
              </w:rPr>
            </w:pPr>
            <w:r>
              <w:rPr>
                <w:lang w:val="en-US"/>
              </w:rPr>
              <w:t>25</w:t>
            </w:r>
          </w:p>
        </w:tc>
        <w:tc>
          <w:tcPr>
            <w:tcW w:w="8805" w:type="dxa"/>
          </w:tcPr>
          <w:p w:rsidR="00DA5B83" w:rsidRPr="007D0687" w:rsidRDefault="00DA5B83"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Andreas" w:date="2017-07-04T13:40:00Z" w:initials="A">
    <w:p w:rsidR="002D482F" w:rsidRDefault="002D482F">
      <w:pPr>
        <w:pStyle w:val="Kommentartext"/>
      </w:pPr>
      <w:r>
        <w:rPr>
          <w:rStyle w:val="Kommentarzeichen"/>
        </w:rPr>
        <w:annotationRef/>
      </w:r>
      <w:r>
        <w:t>Hier zeigt sich der IT-Experte, jeder andere würde einfach leistungsfähig schreiben ;o)</w:t>
      </w:r>
    </w:p>
  </w:comment>
  <w:comment w:id="30" w:author="Andreas" w:date="2017-07-04T13:40:00Z" w:initials="A">
    <w:p w:rsidR="002D482F" w:rsidRDefault="002D482F">
      <w:pPr>
        <w:pStyle w:val="Kommentartext"/>
      </w:pPr>
      <w:r>
        <w:rPr>
          <w:rStyle w:val="Kommentarzeichen"/>
        </w:rPr>
        <w:annotationRef/>
      </w:r>
      <w:r>
        <w:t>Eigentlich bei jeder neuen Abkürzung bei der Ersterwähnung ausschreiben und dahinter als Abkürzung und ab da nur noch die Abkürzung.</w:t>
      </w:r>
    </w:p>
  </w:comment>
  <w:comment w:id="31" w:author="Andreas" w:date="2017-07-04T13:40:00Z" w:initials="A">
    <w:p w:rsidR="002D482F" w:rsidRDefault="002D482F">
      <w:pPr>
        <w:pStyle w:val="Kommentartext"/>
      </w:pPr>
      <w:r>
        <w:rPr>
          <w:rStyle w:val="Kommentarzeichen"/>
        </w:rPr>
        <w:annotationRef/>
      </w:r>
      <w:r>
        <w:t>Was passiert denn wenn wirklich zwei User gleichzeitig einen Datensatz ändern wollen? Wird dann einer ignoriert oder in eine „Warteschleife“ geschickt?</w:t>
      </w:r>
    </w:p>
  </w:comment>
  <w:comment w:id="39" w:author="Andreas" w:date="2017-07-04T13:40:00Z" w:initials="A">
    <w:p w:rsidR="002D482F" w:rsidRDefault="002D482F">
      <w:pPr>
        <w:pStyle w:val="Kommentartext"/>
      </w:pPr>
      <w:r>
        <w:rPr>
          <w:rStyle w:val="Kommentarzeichen"/>
        </w:rPr>
        <w:annotationRef/>
      </w:r>
      <w:r>
        <w:t>Von Schnittstellen? Oder wird noch mehr vererbt?</w:t>
      </w:r>
    </w:p>
  </w:comment>
  <w:comment w:id="92" w:author="Andreas" w:date="2017-07-04T14:02:00Z" w:initials="A">
    <w:p w:rsidR="002D482F" w:rsidRDefault="002D482F">
      <w:pPr>
        <w:pStyle w:val="Kommentartext"/>
      </w:pPr>
      <w:r>
        <w:rPr>
          <w:rStyle w:val="Kommentarzeichen"/>
        </w:rPr>
        <w:annotationRef/>
      </w:r>
      <w:r>
        <w:t>Wäre hier nicht eine Routine nützlich die bereits warnt, wenn die vorhandenen Chemikalien für ein hinterlegtes Rezept nicht reichen ohne das es explizit aufgerufen wird? Nur mal als Idee.</w:t>
      </w:r>
    </w:p>
  </w:comment>
  <w:comment w:id="95" w:author="Andreas" w:date="2017-07-04T14:04:00Z" w:initials="A">
    <w:p w:rsidR="002D482F" w:rsidRDefault="002D482F">
      <w:pPr>
        <w:pStyle w:val="Kommentartext"/>
      </w:pPr>
      <w:r>
        <w:rPr>
          <w:rStyle w:val="Kommentarzeichen"/>
        </w:rPr>
        <w:annotationRef/>
      </w:r>
      <w:r>
        <w:t xml:space="preserve">Heißt das das Gesamtpaket wurde im Labor nur kurz getestet?? Oder länger nur mit einer Waage?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EF6" w:rsidRDefault="00734EF6" w:rsidP="00D82DF9">
      <w:pPr>
        <w:spacing w:after="0" w:line="240" w:lineRule="auto"/>
      </w:pPr>
      <w:r>
        <w:separator/>
      </w:r>
    </w:p>
  </w:endnote>
  <w:endnote w:type="continuationSeparator" w:id="0">
    <w:p w:rsidR="00734EF6" w:rsidRDefault="00734EF6"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EF6" w:rsidRDefault="00734EF6" w:rsidP="00D82DF9">
      <w:pPr>
        <w:spacing w:after="0" w:line="240" w:lineRule="auto"/>
      </w:pPr>
      <w:r>
        <w:separator/>
      </w:r>
    </w:p>
  </w:footnote>
  <w:footnote w:type="continuationSeparator" w:id="0">
    <w:p w:rsidR="00734EF6" w:rsidRDefault="00734EF6"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82F" w:rsidRPr="00CA2C10" w:rsidRDefault="002D482F" w:rsidP="00CA2C10">
    <w:pPr>
      <w:pStyle w:val="Kopfzeile"/>
      <w:pBdr>
        <w:bottom w:val="single" w:sz="4" w:space="1" w:color="auto"/>
      </w:pBdr>
    </w:pPr>
    <w:fldSimple w:instr=" STYLEREF  &quot;Überschrift 1&quot;  \* MERGEFORMAT ">
      <w:r w:rsidR="005719C8">
        <w:rPr>
          <w:noProof/>
        </w:rPr>
        <w:t>Abkürzungsverzeichnis</w:t>
      </w:r>
    </w:fldSimple>
    <w:r>
      <w:tab/>
    </w:r>
    <w:r>
      <w:tab/>
      <w:t xml:space="preserve">Seite </w:t>
    </w:r>
    <w:r>
      <w:fldChar w:fldCharType="begin"/>
    </w:r>
    <w:r>
      <w:instrText>PAGE   \* MERGEFORMAT</w:instrText>
    </w:r>
    <w:r>
      <w:fldChar w:fldCharType="separate"/>
    </w:r>
    <w:r w:rsidR="005719C8">
      <w:rPr>
        <w:noProof/>
      </w:rPr>
      <w:t>VII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82F" w:rsidRPr="00235C6E" w:rsidRDefault="002D482F" w:rsidP="009433DD">
    <w:pPr>
      <w:pStyle w:val="Kopfzeile"/>
      <w:pBdr>
        <w:bottom w:val="single" w:sz="4" w:space="1" w:color="auto"/>
      </w:pBdr>
    </w:pPr>
    <w:fldSimple w:instr=" STYLEREF  &quot;Überschrift 1&quot;  \* MERGEFORMAT ">
      <w:r w:rsidR="00273306">
        <w:rPr>
          <w:noProof/>
        </w:rPr>
        <w:t>2. Theoretische Grundlagen</w:t>
      </w:r>
    </w:fldSimple>
    <w:r>
      <w:tab/>
    </w:r>
    <w:r>
      <w:tab/>
      <w:t xml:space="preserve">Seite </w:t>
    </w:r>
    <w:r>
      <w:fldChar w:fldCharType="begin"/>
    </w:r>
    <w:r>
      <w:instrText>PAGE   \* MERGEFORMAT</w:instrText>
    </w:r>
    <w:r>
      <w:fldChar w:fldCharType="separate"/>
    </w:r>
    <w:r w:rsidR="00273306">
      <w:rPr>
        <w:noProof/>
      </w:rPr>
      <w:t>3</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82F" w:rsidRPr="00235C6E" w:rsidRDefault="002D482F"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C41ADD">
      <w:rPr>
        <w:noProof/>
      </w:rPr>
      <w:t>47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4">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6">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13"/>
  </w:num>
  <w:num w:numId="4">
    <w:abstractNumId w:val="1"/>
  </w:num>
  <w:num w:numId="5">
    <w:abstractNumId w:val="5"/>
  </w:num>
  <w:num w:numId="6">
    <w:abstractNumId w:val="26"/>
  </w:num>
  <w:num w:numId="7">
    <w:abstractNumId w:val="16"/>
  </w:num>
  <w:num w:numId="8">
    <w:abstractNumId w:val="23"/>
  </w:num>
  <w:num w:numId="9">
    <w:abstractNumId w:val="7"/>
  </w:num>
  <w:num w:numId="10">
    <w:abstractNumId w:val="32"/>
  </w:num>
  <w:num w:numId="11">
    <w:abstractNumId w:val="24"/>
  </w:num>
  <w:num w:numId="12">
    <w:abstractNumId w:val="2"/>
  </w:num>
  <w:num w:numId="13">
    <w:abstractNumId w:val="33"/>
  </w:num>
  <w:num w:numId="14">
    <w:abstractNumId w:val="33"/>
    <w:lvlOverride w:ilvl="0">
      <w:startOverride w:val="1"/>
    </w:lvlOverride>
  </w:num>
  <w:num w:numId="15">
    <w:abstractNumId w:val="22"/>
  </w:num>
  <w:num w:numId="16">
    <w:abstractNumId w:val="18"/>
  </w:num>
  <w:num w:numId="17">
    <w:abstractNumId w:val="29"/>
  </w:num>
  <w:num w:numId="18">
    <w:abstractNumId w:val="12"/>
  </w:num>
  <w:num w:numId="19">
    <w:abstractNumId w:val="9"/>
  </w:num>
  <w:num w:numId="20">
    <w:abstractNumId w:val="30"/>
  </w:num>
  <w:num w:numId="21">
    <w:abstractNumId w:val="15"/>
  </w:num>
  <w:num w:numId="22">
    <w:abstractNumId w:val="34"/>
  </w:num>
  <w:num w:numId="23">
    <w:abstractNumId w:val="31"/>
  </w:num>
  <w:num w:numId="24">
    <w:abstractNumId w:val="36"/>
  </w:num>
  <w:num w:numId="25">
    <w:abstractNumId w:val="37"/>
  </w:num>
  <w:num w:numId="26">
    <w:abstractNumId w:val="7"/>
  </w:num>
  <w:num w:numId="27">
    <w:abstractNumId w:val="35"/>
  </w:num>
  <w:num w:numId="28">
    <w:abstractNumId w:val="19"/>
  </w:num>
  <w:num w:numId="29">
    <w:abstractNumId w:val="8"/>
  </w:num>
  <w:num w:numId="30">
    <w:abstractNumId w:val="11"/>
  </w:num>
  <w:num w:numId="31">
    <w:abstractNumId w:val="27"/>
  </w:num>
  <w:num w:numId="32">
    <w:abstractNumId w:val="3"/>
  </w:num>
  <w:num w:numId="33">
    <w:abstractNumId w:val="28"/>
  </w:num>
  <w:num w:numId="34">
    <w:abstractNumId w:val="10"/>
  </w:num>
  <w:num w:numId="35">
    <w:abstractNumId w:val="21"/>
  </w:num>
  <w:num w:numId="36">
    <w:abstractNumId w:val="4"/>
  </w:num>
  <w:num w:numId="37">
    <w:abstractNumId w:val="6"/>
  </w:num>
  <w:num w:numId="38">
    <w:abstractNumId w:val="0"/>
  </w:num>
  <w:num w:numId="39">
    <w:abstractNumId w:val="2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33BF9"/>
    <w:rsid w:val="000435A2"/>
    <w:rsid w:val="000513AB"/>
    <w:rsid w:val="00051D7A"/>
    <w:rsid w:val="00051EE0"/>
    <w:rsid w:val="00054412"/>
    <w:rsid w:val="00055AEF"/>
    <w:rsid w:val="000600D5"/>
    <w:rsid w:val="00065CB7"/>
    <w:rsid w:val="00066E4E"/>
    <w:rsid w:val="0007159A"/>
    <w:rsid w:val="000735AC"/>
    <w:rsid w:val="00074718"/>
    <w:rsid w:val="00074C4B"/>
    <w:rsid w:val="000755A6"/>
    <w:rsid w:val="0007743E"/>
    <w:rsid w:val="00080638"/>
    <w:rsid w:val="00092E70"/>
    <w:rsid w:val="00093ABF"/>
    <w:rsid w:val="00094693"/>
    <w:rsid w:val="0009774C"/>
    <w:rsid w:val="000A212A"/>
    <w:rsid w:val="000A23D4"/>
    <w:rsid w:val="000A3066"/>
    <w:rsid w:val="000A6144"/>
    <w:rsid w:val="000B3CF2"/>
    <w:rsid w:val="000B4553"/>
    <w:rsid w:val="000C02CF"/>
    <w:rsid w:val="000C06FA"/>
    <w:rsid w:val="000C0BC5"/>
    <w:rsid w:val="000C4BBF"/>
    <w:rsid w:val="000D7BBC"/>
    <w:rsid w:val="000F4155"/>
    <w:rsid w:val="000F5FAA"/>
    <w:rsid w:val="00103477"/>
    <w:rsid w:val="00104366"/>
    <w:rsid w:val="00104F41"/>
    <w:rsid w:val="00107FD7"/>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336C"/>
    <w:rsid w:val="001C54E4"/>
    <w:rsid w:val="001C7401"/>
    <w:rsid w:val="001D4ABC"/>
    <w:rsid w:val="001D75A3"/>
    <w:rsid w:val="001E4BF2"/>
    <w:rsid w:val="001E71E3"/>
    <w:rsid w:val="001F28B6"/>
    <w:rsid w:val="001F2DE3"/>
    <w:rsid w:val="001F3624"/>
    <w:rsid w:val="001F3A5B"/>
    <w:rsid w:val="001F4C51"/>
    <w:rsid w:val="001F7228"/>
    <w:rsid w:val="001F7D38"/>
    <w:rsid w:val="0020128F"/>
    <w:rsid w:val="002074D3"/>
    <w:rsid w:val="00207E26"/>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306"/>
    <w:rsid w:val="00273638"/>
    <w:rsid w:val="002802DE"/>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D482F"/>
    <w:rsid w:val="002E2770"/>
    <w:rsid w:val="002E398F"/>
    <w:rsid w:val="002E5EC4"/>
    <w:rsid w:val="002E6B8A"/>
    <w:rsid w:val="002F3123"/>
    <w:rsid w:val="002F3E5F"/>
    <w:rsid w:val="002F426E"/>
    <w:rsid w:val="002F472E"/>
    <w:rsid w:val="002F4867"/>
    <w:rsid w:val="00300B7E"/>
    <w:rsid w:val="003014F2"/>
    <w:rsid w:val="00301FF8"/>
    <w:rsid w:val="003060CA"/>
    <w:rsid w:val="00315B68"/>
    <w:rsid w:val="00324D4A"/>
    <w:rsid w:val="00325EB9"/>
    <w:rsid w:val="00327F6D"/>
    <w:rsid w:val="00342203"/>
    <w:rsid w:val="00343B74"/>
    <w:rsid w:val="003471DD"/>
    <w:rsid w:val="00350331"/>
    <w:rsid w:val="00352493"/>
    <w:rsid w:val="00362F06"/>
    <w:rsid w:val="003646F5"/>
    <w:rsid w:val="00372A48"/>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05F93"/>
    <w:rsid w:val="00412830"/>
    <w:rsid w:val="00413ACC"/>
    <w:rsid w:val="004146FA"/>
    <w:rsid w:val="0041631F"/>
    <w:rsid w:val="00420930"/>
    <w:rsid w:val="00434F3F"/>
    <w:rsid w:val="0043750B"/>
    <w:rsid w:val="0043795B"/>
    <w:rsid w:val="0044126C"/>
    <w:rsid w:val="00442CD4"/>
    <w:rsid w:val="00446C86"/>
    <w:rsid w:val="004517BC"/>
    <w:rsid w:val="004559DA"/>
    <w:rsid w:val="0045631D"/>
    <w:rsid w:val="00461CF9"/>
    <w:rsid w:val="0046279D"/>
    <w:rsid w:val="00470F3A"/>
    <w:rsid w:val="00476029"/>
    <w:rsid w:val="004774E9"/>
    <w:rsid w:val="00481970"/>
    <w:rsid w:val="00485FC0"/>
    <w:rsid w:val="00490609"/>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40452"/>
    <w:rsid w:val="00553225"/>
    <w:rsid w:val="00554783"/>
    <w:rsid w:val="005562E8"/>
    <w:rsid w:val="005629B6"/>
    <w:rsid w:val="005629F6"/>
    <w:rsid w:val="0056533D"/>
    <w:rsid w:val="00570DB0"/>
    <w:rsid w:val="005717E9"/>
    <w:rsid w:val="005719C8"/>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399D"/>
    <w:rsid w:val="00654293"/>
    <w:rsid w:val="00656DCA"/>
    <w:rsid w:val="00657319"/>
    <w:rsid w:val="0066276C"/>
    <w:rsid w:val="006652F9"/>
    <w:rsid w:val="0066560E"/>
    <w:rsid w:val="006666D3"/>
    <w:rsid w:val="006705DF"/>
    <w:rsid w:val="006767B9"/>
    <w:rsid w:val="006770FA"/>
    <w:rsid w:val="006777AE"/>
    <w:rsid w:val="00677BF5"/>
    <w:rsid w:val="00683BB1"/>
    <w:rsid w:val="00683C7F"/>
    <w:rsid w:val="00685E1E"/>
    <w:rsid w:val="00686EE7"/>
    <w:rsid w:val="00687B84"/>
    <w:rsid w:val="00692EE0"/>
    <w:rsid w:val="006974B6"/>
    <w:rsid w:val="00697F68"/>
    <w:rsid w:val="006A1154"/>
    <w:rsid w:val="006A2F1C"/>
    <w:rsid w:val="006A5A89"/>
    <w:rsid w:val="006A5B7C"/>
    <w:rsid w:val="006A5D32"/>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4EF6"/>
    <w:rsid w:val="007374E3"/>
    <w:rsid w:val="00743537"/>
    <w:rsid w:val="007450E2"/>
    <w:rsid w:val="00750A42"/>
    <w:rsid w:val="00750B27"/>
    <w:rsid w:val="00752032"/>
    <w:rsid w:val="00753426"/>
    <w:rsid w:val="0075653D"/>
    <w:rsid w:val="00771224"/>
    <w:rsid w:val="0077461F"/>
    <w:rsid w:val="00775A1C"/>
    <w:rsid w:val="00775D0D"/>
    <w:rsid w:val="00781745"/>
    <w:rsid w:val="00782907"/>
    <w:rsid w:val="007841A1"/>
    <w:rsid w:val="00796766"/>
    <w:rsid w:val="00797050"/>
    <w:rsid w:val="007973A5"/>
    <w:rsid w:val="007A00B2"/>
    <w:rsid w:val="007A1466"/>
    <w:rsid w:val="007A15CA"/>
    <w:rsid w:val="007A2BD0"/>
    <w:rsid w:val="007A7B77"/>
    <w:rsid w:val="007C037C"/>
    <w:rsid w:val="007C18DC"/>
    <w:rsid w:val="007C1F7A"/>
    <w:rsid w:val="007D0687"/>
    <w:rsid w:val="007D082D"/>
    <w:rsid w:val="007D2F4C"/>
    <w:rsid w:val="007E0AF0"/>
    <w:rsid w:val="007F5CAA"/>
    <w:rsid w:val="007F62FE"/>
    <w:rsid w:val="00801F71"/>
    <w:rsid w:val="008024E7"/>
    <w:rsid w:val="008041AD"/>
    <w:rsid w:val="00812D0B"/>
    <w:rsid w:val="008133C4"/>
    <w:rsid w:val="008163C9"/>
    <w:rsid w:val="00816A00"/>
    <w:rsid w:val="00820957"/>
    <w:rsid w:val="00821186"/>
    <w:rsid w:val="00822051"/>
    <w:rsid w:val="00823198"/>
    <w:rsid w:val="008238DC"/>
    <w:rsid w:val="00827AA3"/>
    <w:rsid w:val="00827CA8"/>
    <w:rsid w:val="008319A2"/>
    <w:rsid w:val="008330B7"/>
    <w:rsid w:val="008339EB"/>
    <w:rsid w:val="00837BC1"/>
    <w:rsid w:val="00841A55"/>
    <w:rsid w:val="00846E22"/>
    <w:rsid w:val="00861A39"/>
    <w:rsid w:val="00865011"/>
    <w:rsid w:val="00865DF8"/>
    <w:rsid w:val="00870C5D"/>
    <w:rsid w:val="008811DD"/>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F348E"/>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6242"/>
    <w:rsid w:val="009C718D"/>
    <w:rsid w:val="009C7362"/>
    <w:rsid w:val="009D4BBA"/>
    <w:rsid w:val="009E12DA"/>
    <w:rsid w:val="009F1A10"/>
    <w:rsid w:val="00A01A42"/>
    <w:rsid w:val="00A01D03"/>
    <w:rsid w:val="00A0502C"/>
    <w:rsid w:val="00A120C4"/>
    <w:rsid w:val="00A23CF5"/>
    <w:rsid w:val="00A23E01"/>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91976"/>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45EE"/>
    <w:rsid w:val="00AE71F3"/>
    <w:rsid w:val="00AF14FF"/>
    <w:rsid w:val="00AF3318"/>
    <w:rsid w:val="00AF4DA1"/>
    <w:rsid w:val="00AF612C"/>
    <w:rsid w:val="00AF6AC2"/>
    <w:rsid w:val="00B0361E"/>
    <w:rsid w:val="00B0374F"/>
    <w:rsid w:val="00B0661A"/>
    <w:rsid w:val="00B074CD"/>
    <w:rsid w:val="00B076EA"/>
    <w:rsid w:val="00B16A6E"/>
    <w:rsid w:val="00B22962"/>
    <w:rsid w:val="00B23B79"/>
    <w:rsid w:val="00B25F7A"/>
    <w:rsid w:val="00B26140"/>
    <w:rsid w:val="00B426D0"/>
    <w:rsid w:val="00B44580"/>
    <w:rsid w:val="00B457F3"/>
    <w:rsid w:val="00B46A49"/>
    <w:rsid w:val="00B50E3E"/>
    <w:rsid w:val="00B50E9C"/>
    <w:rsid w:val="00B511F8"/>
    <w:rsid w:val="00B54793"/>
    <w:rsid w:val="00B614E7"/>
    <w:rsid w:val="00B61C34"/>
    <w:rsid w:val="00B63217"/>
    <w:rsid w:val="00B637AB"/>
    <w:rsid w:val="00B67546"/>
    <w:rsid w:val="00B72184"/>
    <w:rsid w:val="00B803F8"/>
    <w:rsid w:val="00B8598D"/>
    <w:rsid w:val="00B86C49"/>
    <w:rsid w:val="00B9089E"/>
    <w:rsid w:val="00BA05A9"/>
    <w:rsid w:val="00BA1552"/>
    <w:rsid w:val="00BA459C"/>
    <w:rsid w:val="00BA5366"/>
    <w:rsid w:val="00BA7DF1"/>
    <w:rsid w:val="00BB2FB1"/>
    <w:rsid w:val="00BC045D"/>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48CD"/>
    <w:rsid w:val="00BE6BA6"/>
    <w:rsid w:val="00BE7EC4"/>
    <w:rsid w:val="00BF14CE"/>
    <w:rsid w:val="00BF6C75"/>
    <w:rsid w:val="00BF78D1"/>
    <w:rsid w:val="00BF7C1B"/>
    <w:rsid w:val="00C045FC"/>
    <w:rsid w:val="00C11339"/>
    <w:rsid w:val="00C14934"/>
    <w:rsid w:val="00C167F6"/>
    <w:rsid w:val="00C169E9"/>
    <w:rsid w:val="00C306CA"/>
    <w:rsid w:val="00C414EC"/>
    <w:rsid w:val="00C41ADD"/>
    <w:rsid w:val="00C41E29"/>
    <w:rsid w:val="00C456B0"/>
    <w:rsid w:val="00C45F9C"/>
    <w:rsid w:val="00C46D9B"/>
    <w:rsid w:val="00C507A6"/>
    <w:rsid w:val="00C525D1"/>
    <w:rsid w:val="00C57614"/>
    <w:rsid w:val="00C57905"/>
    <w:rsid w:val="00C65A04"/>
    <w:rsid w:val="00C77E4D"/>
    <w:rsid w:val="00C8548C"/>
    <w:rsid w:val="00C93376"/>
    <w:rsid w:val="00C9590C"/>
    <w:rsid w:val="00C97518"/>
    <w:rsid w:val="00CA2C10"/>
    <w:rsid w:val="00CA534E"/>
    <w:rsid w:val="00CA7CD4"/>
    <w:rsid w:val="00CB3BD4"/>
    <w:rsid w:val="00CC00D5"/>
    <w:rsid w:val="00CC2463"/>
    <w:rsid w:val="00CC7F4F"/>
    <w:rsid w:val="00CE178E"/>
    <w:rsid w:val="00CE3966"/>
    <w:rsid w:val="00CE5F79"/>
    <w:rsid w:val="00D02F6A"/>
    <w:rsid w:val="00D0471E"/>
    <w:rsid w:val="00D10F11"/>
    <w:rsid w:val="00D14EEC"/>
    <w:rsid w:val="00D160B5"/>
    <w:rsid w:val="00D17490"/>
    <w:rsid w:val="00D20DE4"/>
    <w:rsid w:val="00D2334A"/>
    <w:rsid w:val="00D25F4C"/>
    <w:rsid w:val="00D264D5"/>
    <w:rsid w:val="00D27D91"/>
    <w:rsid w:val="00D36947"/>
    <w:rsid w:val="00D51B08"/>
    <w:rsid w:val="00D534E1"/>
    <w:rsid w:val="00D63E67"/>
    <w:rsid w:val="00D64D2C"/>
    <w:rsid w:val="00D65C0D"/>
    <w:rsid w:val="00D752D9"/>
    <w:rsid w:val="00D77B69"/>
    <w:rsid w:val="00D82DF9"/>
    <w:rsid w:val="00D86581"/>
    <w:rsid w:val="00D86710"/>
    <w:rsid w:val="00D95888"/>
    <w:rsid w:val="00D969C5"/>
    <w:rsid w:val="00DA2662"/>
    <w:rsid w:val="00DA5B83"/>
    <w:rsid w:val="00DA6561"/>
    <w:rsid w:val="00DB115B"/>
    <w:rsid w:val="00DB2DFD"/>
    <w:rsid w:val="00DB3589"/>
    <w:rsid w:val="00DB641C"/>
    <w:rsid w:val="00DB6DDF"/>
    <w:rsid w:val="00DB7F19"/>
    <w:rsid w:val="00DC1FCC"/>
    <w:rsid w:val="00DC31E3"/>
    <w:rsid w:val="00DC5207"/>
    <w:rsid w:val="00DC74B4"/>
    <w:rsid w:val="00DD7FCD"/>
    <w:rsid w:val="00DE12FB"/>
    <w:rsid w:val="00DE194E"/>
    <w:rsid w:val="00DE1EC3"/>
    <w:rsid w:val="00DE283A"/>
    <w:rsid w:val="00DE37C2"/>
    <w:rsid w:val="00DE38DC"/>
    <w:rsid w:val="00DE3C5B"/>
    <w:rsid w:val="00E01B1C"/>
    <w:rsid w:val="00E03B55"/>
    <w:rsid w:val="00E1628F"/>
    <w:rsid w:val="00E24EDD"/>
    <w:rsid w:val="00E25D3F"/>
    <w:rsid w:val="00E31288"/>
    <w:rsid w:val="00E40FEF"/>
    <w:rsid w:val="00E41290"/>
    <w:rsid w:val="00E414BF"/>
    <w:rsid w:val="00E47051"/>
    <w:rsid w:val="00E5168E"/>
    <w:rsid w:val="00E52B51"/>
    <w:rsid w:val="00E536CA"/>
    <w:rsid w:val="00E5488E"/>
    <w:rsid w:val="00E62961"/>
    <w:rsid w:val="00E63BFC"/>
    <w:rsid w:val="00E64E91"/>
    <w:rsid w:val="00E65269"/>
    <w:rsid w:val="00E66864"/>
    <w:rsid w:val="00E6746D"/>
    <w:rsid w:val="00E67CC0"/>
    <w:rsid w:val="00E70281"/>
    <w:rsid w:val="00E754FB"/>
    <w:rsid w:val="00E75F12"/>
    <w:rsid w:val="00E817D9"/>
    <w:rsid w:val="00E86034"/>
    <w:rsid w:val="00E87359"/>
    <w:rsid w:val="00E91961"/>
    <w:rsid w:val="00E9437C"/>
    <w:rsid w:val="00E945DA"/>
    <w:rsid w:val="00E966EA"/>
    <w:rsid w:val="00EA0C78"/>
    <w:rsid w:val="00EA2CD7"/>
    <w:rsid w:val="00EB0A88"/>
    <w:rsid w:val="00EB3ECB"/>
    <w:rsid w:val="00EC651F"/>
    <w:rsid w:val="00EC6D4A"/>
    <w:rsid w:val="00ED1D99"/>
    <w:rsid w:val="00EE231D"/>
    <w:rsid w:val="00EE3386"/>
    <w:rsid w:val="00EF1859"/>
    <w:rsid w:val="00EF1CDB"/>
    <w:rsid w:val="00EF62B4"/>
    <w:rsid w:val="00EF6ABD"/>
    <w:rsid w:val="00F009FE"/>
    <w:rsid w:val="00F03750"/>
    <w:rsid w:val="00F1353C"/>
    <w:rsid w:val="00F22AE0"/>
    <w:rsid w:val="00F24E6E"/>
    <w:rsid w:val="00F27221"/>
    <w:rsid w:val="00F329CC"/>
    <w:rsid w:val="00F35ED3"/>
    <w:rsid w:val="00F371C3"/>
    <w:rsid w:val="00F374AC"/>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87BB9"/>
    <w:rsid w:val="00F92081"/>
    <w:rsid w:val="00F92B52"/>
    <w:rsid w:val="00F934E0"/>
    <w:rsid w:val="00F94634"/>
    <w:rsid w:val="00F95D5D"/>
    <w:rsid w:val="00FA08DE"/>
    <w:rsid w:val="00FA2967"/>
    <w:rsid w:val="00FA3924"/>
    <w:rsid w:val="00FA4F18"/>
    <w:rsid w:val="00FB713E"/>
    <w:rsid w:val="00FC17F2"/>
    <w:rsid w:val="00FC2C78"/>
    <w:rsid w:val="00FC501D"/>
    <w:rsid w:val="00FD0EF7"/>
    <w:rsid w:val="00FD2DF7"/>
    <w:rsid w:val="00FD3286"/>
    <w:rsid w:val="00FD3A4C"/>
    <w:rsid w:val="00FD4A7D"/>
    <w:rsid w:val="00FE45FF"/>
    <w:rsid w:val="00FE5B01"/>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7ED82-CB0B-4E6A-B026-9C7623A5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12218</Words>
  <Characters>76978</Characters>
  <Application>Microsoft Office Word</Application>
  <DocSecurity>0</DocSecurity>
  <Lines>641</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18</cp:revision>
  <dcterms:created xsi:type="dcterms:W3CDTF">2017-07-04T09:08:00Z</dcterms:created>
  <dcterms:modified xsi:type="dcterms:W3CDTF">2017-07-05T13:50:00Z</dcterms:modified>
</cp:coreProperties>
</file>