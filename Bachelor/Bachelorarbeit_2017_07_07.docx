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5EB9" w:rsidRPr="0017108B" w:rsidRDefault="00325EB9" w:rsidP="00325EB9">
      <w:pPr>
        <w:jc w:val="center"/>
        <w:rPr>
          <w:rFonts w:eastAsia="Times New Roman"/>
          <w:b/>
          <w:bCs/>
          <w:sz w:val="28"/>
          <w:szCs w:val="28"/>
          <w:lang w:eastAsia="de-DE" w:bidi="en-US"/>
        </w:rPr>
      </w:pPr>
      <w:r w:rsidRPr="0017108B">
        <w:rPr>
          <w:rFonts w:eastAsia="Times New Roman"/>
          <w:b/>
          <w:bCs/>
          <w:sz w:val="56"/>
          <w:szCs w:val="54"/>
          <w:lang w:eastAsia="de-DE" w:bidi="en-US"/>
        </w:rPr>
        <w:t>Bachelorarbeit</w:t>
      </w:r>
      <w:r w:rsidRPr="0017108B">
        <w:rPr>
          <w:rFonts w:eastAsia="Times New Roman"/>
          <w:b/>
          <w:bCs/>
          <w:szCs w:val="28"/>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zur Erlangung des Abschlusses als</w:t>
      </w:r>
      <w:r w:rsidRPr="0017108B">
        <w:rPr>
          <w:rFonts w:eastAsia="Times New Roman"/>
          <w:szCs w:val="34"/>
          <w:lang w:eastAsia="de-DE" w:bidi="en-US"/>
        </w:rPr>
        <w:br/>
      </w:r>
      <w:r w:rsidRPr="0017108B">
        <w:rPr>
          <w:rFonts w:eastAsia="Times New Roman"/>
          <w:szCs w:val="34"/>
          <w:lang w:eastAsia="de-DE" w:bidi="en-US"/>
        </w:rPr>
        <w:tab/>
        <w:t xml:space="preserve">Bachelor </w:t>
      </w:r>
      <w:proofErr w:type="spellStart"/>
      <w:r w:rsidRPr="0017108B">
        <w:rPr>
          <w:rFonts w:eastAsia="Times New Roman"/>
          <w:szCs w:val="34"/>
          <w:lang w:eastAsia="de-DE" w:bidi="en-US"/>
        </w:rPr>
        <w:t>of</w:t>
      </w:r>
      <w:proofErr w:type="spellEnd"/>
      <w:r w:rsidRPr="0017108B">
        <w:rPr>
          <w:rFonts w:eastAsia="Times New Roman"/>
          <w:szCs w:val="34"/>
          <w:lang w:eastAsia="de-DE" w:bidi="en-US"/>
        </w:rPr>
        <w:t xml:space="preserve"> Science</w:t>
      </w:r>
      <w:r w:rsidRPr="0017108B">
        <w:rPr>
          <w:rFonts w:eastAsia="Times New Roman"/>
          <w:szCs w:val="34"/>
          <w:lang w:eastAsia="de-DE" w:bidi="en-US"/>
        </w:rPr>
        <w:tab/>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an der</w:t>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lang w:eastAsia="de-DE" w:bidi="en-US"/>
        </w:rPr>
      </w:pPr>
      <w:r w:rsidRPr="0017108B">
        <w:rPr>
          <w:rFonts w:eastAsia="Times New Roman"/>
          <w:szCs w:val="34"/>
          <w:lang w:eastAsia="de-DE" w:bidi="en-US"/>
        </w:rPr>
        <w:t>Berufsakademie Sachsen</w:t>
      </w:r>
      <w:r w:rsidRPr="0017108B">
        <w:rPr>
          <w:rFonts w:eastAsia="Times New Roman"/>
          <w:szCs w:val="34"/>
          <w:lang w:eastAsia="de-DE" w:bidi="en-US"/>
        </w:rPr>
        <w:br/>
        <w:t>Staatliche Studienakademie Riesa</w:t>
      </w:r>
      <w:r w:rsidRPr="0017108B">
        <w:rPr>
          <w:rFonts w:eastAsia="Times New Roman"/>
          <w:szCs w:val="34"/>
          <w:lang w:eastAsia="de-DE" w:bidi="en-US"/>
        </w:rPr>
        <w:br/>
        <w:t>Studiengang Labor- und Verfahrenstechnik</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szCs w:val="26"/>
          <w:lang w:eastAsia="de-DE" w:bidi="en-US"/>
        </w:rPr>
      </w:pPr>
      <w:r w:rsidRPr="0017108B">
        <w:rPr>
          <w:rFonts w:eastAsia="Times New Roman"/>
          <w:szCs w:val="26"/>
          <w:lang w:eastAsia="de-DE" w:bidi="en-US"/>
        </w:rPr>
        <w:t>Kurs: 6BT14-1</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t>Studienrichtung: Biotechnologie</w:t>
      </w:r>
    </w:p>
    <w:p w:rsidR="00325EB9" w:rsidRPr="0017108B" w:rsidRDefault="00325EB9" w:rsidP="00325EB9">
      <w:pPr>
        <w:jc w:val="left"/>
        <w:rPr>
          <w:rFonts w:eastAsia="Times New Roman"/>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 xml:space="preserve">Thema: </w:t>
      </w:r>
    </w:p>
    <w:p w:rsidR="00325EB9" w:rsidRDefault="00325EB9" w:rsidP="00325EB9">
      <w:pPr>
        <w:spacing w:line="480" w:lineRule="auto"/>
      </w:pPr>
      <w:r>
        <w:t>Entwicklung eines webbasierten Chemikalienmanagementsystems zur Dokumentation der Bestandsmengen mittels Echtzeiterfassung der Auswaagen</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lang w:eastAsia="de-DE" w:bidi="en-US"/>
        </w:rPr>
      </w:pPr>
    </w:p>
    <w:p w:rsidR="00325EB9" w:rsidRPr="0017108B" w:rsidRDefault="00325EB9" w:rsidP="00325EB9">
      <w:pPr>
        <w:rPr>
          <w:rFonts w:eastAsia="Times New Roman"/>
          <w:b/>
          <w:szCs w:val="26"/>
          <w:lang w:eastAsia="de-DE" w:bidi="en-US"/>
        </w:rPr>
      </w:pPr>
      <w:r w:rsidRPr="0017108B">
        <w:rPr>
          <w:rFonts w:eastAsia="Times New Roman"/>
          <w:b/>
          <w:szCs w:val="26"/>
          <w:lang w:eastAsia="de-DE" w:bidi="en-US"/>
        </w:rPr>
        <w:t>Eingereicht von:</w:t>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t>Firma:</w:t>
      </w:r>
    </w:p>
    <w:p w:rsidR="00325EB9" w:rsidRPr="0017108B" w:rsidRDefault="00325EB9" w:rsidP="00325EB9">
      <w:pPr>
        <w:jc w:val="left"/>
        <w:rPr>
          <w:rFonts w:eastAsia="Times New Roman"/>
          <w:sz w:val="26"/>
          <w:szCs w:val="26"/>
          <w:lang w:eastAsia="de-DE" w:bidi="en-US"/>
        </w:rPr>
      </w:pPr>
      <w:r>
        <w:rPr>
          <w:rFonts w:eastAsia="Times New Roman"/>
          <w:szCs w:val="26"/>
          <w:lang w:eastAsia="de-DE" w:bidi="en-US"/>
        </w:rPr>
        <w:t>Martin Schneider</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Pr>
          <w:rFonts w:eastAsia="Times New Roman"/>
          <w:szCs w:val="26"/>
          <w:lang w:eastAsia="de-DE" w:bidi="en-US"/>
        </w:rPr>
        <w:t>QuoData GmbH</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proofErr w:type="spellStart"/>
      <w:r>
        <w:rPr>
          <w:rFonts w:eastAsia="Times New Roman"/>
          <w:szCs w:val="26"/>
          <w:lang w:eastAsia="de-DE" w:bidi="en-US"/>
        </w:rPr>
        <w:t>Prellerstraße</w:t>
      </w:r>
      <w:proofErr w:type="spellEnd"/>
      <w:r>
        <w:rPr>
          <w:rFonts w:eastAsia="Times New Roman"/>
          <w:szCs w:val="26"/>
          <w:lang w:eastAsia="de-DE" w:bidi="en-US"/>
        </w:rPr>
        <w:t xml:space="preserve"> 14</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7F5CAA">
        <w:t>01187 Dresden</w:t>
      </w:r>
    </w:p>
    <w:p w:rsidR="00325EB9" w:rsidRPr="0017108B" w:rsidRDefault="00325EB9" w:rsidP="00325EB9">
      <w:pPr>
        <w:rPr>
          <w:rFonts w:eastAsia="Times New Roman"/>
          <w:szCs w:val="26"/>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Prüfer und Gutachter:</w:t>
      </w:r>
    </w:p>
    <w:p w:rsidR="000F09D7" w:rsidRDefault="00CA7CD4" w:rsidP="00325EB9">
      <w:pPr>
        <w:jc w:val="left"/>
        <w:sectPr w:rsidR="000F09D7">
          <w:pgSz w:w="11906" w:h="16838"/>
          <w:pgMar w:top="1417" w:right="1417" w:bottom="1134" w:left="1417" w:header="708" w:footer="708" w:gutter="0"/>
          <w:cols w:space="708"/>
          <w:docGrid w:linePitch="360"/>
        </w:sectPr>
      </w:pPr>
      <w:r>
        <w:rPr>
          <w:rFonts w:eastAsia="Times New Roman"/>
          <w:szCs w:val="26"/>
          <w:lang w:eastAsia="de-DE" w:bidi="en-US"/>
        </w:rPr>
        <w:t>Herr Dipl.-</w:t>
      </w:r>
      <w:r w:rsidR="006767B9" w:rsidRPr="006767B9">
        <w:rPr>
          <w:rFonts w:eastAsia="Times New Roman"/>
          <w:szCs w:val="26"/>
          <w:lang w:eastAsia="de-DE" w:bidi="en-US"/>
        </w:rPr>
        <w:t>Phys.</w:t>
      </w:r>
      <w:r w:rsidR="00325EB9" w:rsidRPr="006767B9">
        <w:rPr>
          <w:rFonts w:eastAsia="Times New Roman"/>
          <w:szCs w:val="26"/>
          <w:lang w:eastAsia="de-DE" w:bidi="en-US"/>
        </w:rPr>
        <w:t xml:space="preserve"> </w:t>
      </w:r>
      <w:r w:rsidR="00325EB9" w:rsidRPr="003C192D">
        <w:rPr>
          <w:rFonts w:eastAsia="Times New Roman"/>
          <w:szCs w:val="26"/>
          <w:lang w:val="en-US" w:eastAsia="de-DE" w:bidi="en-US"/>
        </w:rPr>
        <w:t xml:space="preserve">Christian </w:t>
      </w:r>
      <w:proofErr w:type="spellStart"/>
      <w:r w:rsidR="00325EB9" w:rsidRPr="003C192D">
        <w:rPr>
          <w:rFonts w:eastAsia="Times New Roman"/>
          <w:szCs w:val="26"/>
          <w:lang w:val="en-US" w:eastAsia="de-DE" w:bidi="en-US"/>
        </w:rPr>
        <w:t>Bläul</w:t>
      </w:r>
      <w:proofErr w:type="spellEnd"/>
      <w:r w:rsidR="00325EB9" w:rsidRPr="003C192D">
        <w:rPr>
          <w:rFonts w:eastAsia="Times New Roman"/>
          <w:szCs w:val="26"/>
          <w:lang w:val="en-US" w:eastAsia="de-DE" w:bidi="en-US"/>
        </w:rPr>
        <w:t xml:space="preserve"> (QuoData GmbH</w:t>
      </w:r>
      <w:proofErr w:type="gramStart"/>
      <w:r w:rsidR="00325EB9" w:rsidRPr="003C192D">
        <w:rPr>
          <w:rFonts w:eastAsia="Times New Roman"/>
          <w:szCs w:val="26"/>
          <w:lang w:val="en-US" w:eastAsia="de-DE" w:bidi="en-US"/>
        </w:rPr>
        <w:t>)</w:t>
      </w:r>
      <w:proofErr w:type="gramEnd"/>
      <w:r w:rsidR="00325EB9" w:rsidRPr="003C192D">
        <w:rPr>
          <w:rFonts w:eastAsia="Times New Roman"/>
          <w:szCs w:val="26"/>
          <w:highlight w:val="yellow"/>
          <w:lang w:val="en-US" w:eastAsia="de-DE" w:bidi="en-US"/>
        </w:rPr>
        <w:br/>
      </w:r>
      <w:r w:rsidR="00325EB9" w:rsidRPr="003C192D">
        <w:rPr>
          <w:rFonts w:eastAsia="Times New Roman"/>
          <w:szCs w:val="26"/>
          <w:lang w:val="en-US" w:eastAsia="de-DE" w:bidi="en-US"/>
        </w:rPr>
        <w:t xml:space="preserve">Herr </w:t>
      </w:r>
      <w:r w:rsidR="00236269" w:rsidRPr="003C192D">
        <w:rPr>
          <w:rFonts w:eastAsia="Times New Roman"/>
          <w:szCs w:val="26"/>
          <w:lang w:val="en-US" w:eastAsia="de-DE" w:bidi="en-US"/>
        </w:rPr>
        <w:t>Prof. Dr.-</w:t>
      </w:r>
      <w:proofErr w:type="spellStart"/>
      <w:r w:rsidR="00236269" w:rsidRPr="003C192D">
        <w:rPr>
          <w:rFonts w:eastAsia="Times New Roman"/>
          <w:szCs w:val="26"/>
          <w:lang w:val="en-US" w:eastAsia="de-DE" w:bidi="en-US"/>
        </w:rPr>
        <w:t>Ing</w:t>
      </w:r>
      <w:proofErr w:type="spellEnd"/>
      <w:r w:rsidR="00236269" w:rsidRPr="003C192D">
        <w:rPr>
          <w:rFonts w:eastAsia="Times New Roman"/>
          <w:szCs w:val="26"/>
          <w:lang w:val="en-US" w:eastAsia="de-DE" w:bidi="en-US"/>
        </w:rPr>
        <w:t xml:space="preserve">. </w:t>
      </w:r>
      <w:r w:rsidR="00325EB9" w:rsidRPr="00D95888">
        <w:rPr>
          <w:rFonts w:eastAsia="Times New Roman"/>
          <w:szCs w:val="26"/>
          <w:lang w:eastAsia="de-DE" w:bidi="en-US"/>
        </w:rPr>
        <w:t xml:space="preserve">Andreas </w:t>
      </w:r>
      <w:proofErr w:type="spellStart"/>
      <w:r w:rsidR="00325EB9" w:rsidRPr="00D95888">
        <w:rPr>
          <w:rFonts w:eastAsia="Times New Roman"/>
          <w:szCs w:val="26"/>
          <w:lang w:eastAsia="de-DE" w:bidi="en-US"/>
        </w:rPr>
        <w:t>Zehnsdorf</w:t>
      </w:r>
      <w:proofErr w:type="spellEnd"/>
      <w:r w:rsidR="00325EB9" w:rsidRPr="00D95888">
        <w:rPr>
          <w:rFonts w:eastAsia="Times New Roman"/>
          <w:szCs w:val="26"/>
          <w:lang w:eastAsia="de-DE" w:bidi="en-US"/>
        </w:rPr>
        <w:t xml:space="preserve"> (Helmholtz-Zentrum für Umweltforschung)</w:t>
      </w:r>
      <w:r w:rsidR="00325EB9" w:rsidRPr="0017108B">
        <w:rPr>
          <w:rFonts w:eastAsia="Times New Roman"/>
          <w:szCs w:val="26"/>
          <w:lang w:eastAsia="de-DE" w:bidi="en-US"/>
        </w:rPr>
        <w:br/>
      </w:r>
    </w:p>
    <w:p w:rsidR="00423604" w:rsidRDefault="00423604" w:rsidP="00AA6FA2">
      <w:pPr>
        <w:spacing w:after="0"/>
      </w:pPr>
    </w:p>
    <w:p w:rsidR="006374FE" w:rsidRDefault="006374FE" w:rsidP="006374FE">
      <w:pPr>
        <w:spacing w:after="0"/>
      </w:pPr>
      <w:r>
        <w:t>Berufsakademie Riesa</w:t>
      </w:r>
      <w:r>
        <w:tab/>
      </w:r>
      <w:r>
        <w:tab/>
      </w:r>
      <w:r>
        <w:tab/>
      </w:r>
      <w:r>
        <w:tab/>
      </w:r>
      <w:r>
        <w:tab/>
      </w:r>
      <w:r>
        <w:tab/>
      </w:r>
      <w:r>
        <w:tab/>
      </w:r>
      <w:r>
        <w:tab/>
        <w:t>24.07.2017</w:t>
      </w:r>
    </w:p>
    <w:p w:rsidR="006374FE" w:rsidRDefault="006374FE" w:rsidP="006374FE">
      <w:pPr>
        <w:spacing w:after="0"/>
      </w:pPr>
      <w:r>
        <w:t>Staatliche Studienakademie Riesa</w:t>
      </w:r>
    </w:p>
    <w:p w:rsidR="006374FE" w:rsidRDefault="006374FE" w:rsidP="006374FE">
      <w:r>
        <w:t>Studiengang Labor- und Verfahrenstechnik</w:t>
      </w:r>
    </w:p>
    <w:p w:rsidR="006374FE" w:rsidRPr="00AA6FA2" w:rsidRDefault="006374FE" w:rsidP="006374FE">
      <w:pPr>
        <w:pStyle w:val="berschrift1"/>
        <w:jc w:val="center"/>
        <w:rPr>
          <w:sz w:val="44"/>
        </w:rPr>
      </w:pPr>
      <w:bookmarkStart w:id="0" w:name="_Toc487188834"/>
      <w:r w:rsidRPr="00AA6FA2">
        <w:rPr>
          <w:sz w:val="44"/>
        </w:rPr>
        <w:t>Abstrakt</w:t>
      </w:r>
      <w:bookmarkEnd w:id="0"/>
    </w:p>
    <w:p w:rsidR="00502630" w:rsidRDefault="006374FE" w:rsidP="006374FE">
      <w:r>
        <w:t>Ziel dieser Arbeit war die Entwicklung eines verteilten Chemikalienmanagement</w:t>
      </w:r>
      <w:r w:rsidR="00952A65">
        <w:t>-</w:t>
      </w:r>
      <w:r>
        <w:t xml:space="preserve">systems </w:t>
      </w:r>
      <w:r w:rsidR="00952A65">
        <w:t>für die Dokumentation der firmeninternen Chemikalienbestände. Dabei sollte durch eine Verbindung mit einer Laborwaage eine Echtzeiter</w:t>
      </w:r>
      <w:r w:rsidR="00DD668E">
        <w:t xml:space="preserve">fassung der </w:t>
      </w:r>
      <w:proofErr w:type="spellStart"/>
      <w:r w:rsidR="00DD668E">
        <w:t>Auswagen</w:t>
      </w:r>
      <w:proofErr w:type="spellEnd"/>
      <w:r w:rsidR="00DD668E">
        <w:t xml:space="preserve"> realisiert werden. Es wurde eine MySQL-Datenbank auf einem internen Server angelegt und ein Webinterface für den Zugriff bereitgestellt. Über das Webinterface konnten Nutzer grundlegende Arbeitsschritte für die Chemikal</w:t>
      </w:r>
      <w:r w:rsidR="00502630">
        <w:t>ienverwaltung durchführen, Administratoren konnten auch direkt die Datenbank verändern. Für die Verbindung zu de</w:t>
      </w:r>
      <w:r w:rsidR="003127D1">
        <w:t>n</w:t>
      </w:r>
      <w:r w:rsidR="00502630">
        <w:t xml:space="preserve"> Waage</w:t>
      </w:r>
      <w:r w:rsidR="003127D1">
        <w:t>n</w:t>
      </w:r>
      <w:r w:rsidR="00502630">
        <w:t xml:space="preserve"> wurde eine lokale Anwendung geschrieben, die über eine serielle Verbindung mit </w:t>
      </w:r>
      <w:r w:rsidR="003127D1">
        <w:t>einer</w:t>
      </w:r>
      <w:r w:rsidR="00502630">
        <w:t xml:space="preserve"> Waage kommunizieren konnte</w:t>
      </w:r>
      <w:r w:rsidR="003127D1">
        <w:t>. Über ein Drittanbieter-Tool konnte diese Anwendung mit der Datenbank kommunizieren und die eingewogenen Chemikalien in Echtzeit eintragen.</w:t>
      </w:r>
    </w:p>
    <w:p w:rsidR="003D49DB" w:rsidRDefault="003D49DB" w:rsidP="006374FE"/>
    <w:p w:rsidR="003D49DB" w:rsidRDefault="006374FE" w:rsidP="003D49DB">
      <w:pPr>
        <w:spacing w:after="0"/>
      </w:pPr>
      <w:r>
        <w:t>Schneider, Martin:</w:t>
      </w:r>
      <w:r w:rsidR="00BA6EC3">
        <w:t xml:space="preserve"> </w:t>
      </w:r>
      <w:r w:rsidR="003D49DB">
        <w:t xml:space="preserve"> </w:t>
      </w:r>
      <w:r w:rsidR="00BA6EC3">
        <w:t xml:space="preserve">Entwicklung eines webbasierten </w:t>
      </w:r>
      <w:r>
        <w:t>Chemikalienmanagement</w:t>
      </w:r>
      <w:r w:rsidR="003D49DB">
        <w:t>-</w:t>
      </w:r>
    </w:p>
    <w:p w:rsidR="006374FE" w:rsidRDefault="006374FE" w:rsidP="003D49DB">
      <w:pPr>
        <w:ind w:left="2124"/>
      </w:pPr>
      <w:proofErr w:type="spellStart"/>
      <w:r>
        <w:t>systems</w:t>
      </w:r>
      <w:proofErr w:type="spellEnd"/>
      <w:r>
        <w:t xml:space="preserve"> zur Dokumentation der Bestandsmengen mittels Echtzeiterfassung der Auswaagen</w:t>
      </w:r>
    </w:p>
    <w:p w:rsidR="006374FE" w:rsidRDefault="006374FE" w:rsidP="006374FE">
      <w:r>
        <w:t>Seitenzahl: 46</w:t>
      </w:r>
    </w:p>
    <w:p w:rsidR="006374FE" w:rsidRPr="000F09D7" w:rsidRDefault="006374FE" w:rsidP="006374FE">
      <w:r>
        <w:t>Anzahl der Abbildungen: 20</w:t>
      </w:r>
    </w:p>
    <w:p w:rsidR="00423604" w:rsidRDefault="00423604" w:rsidP="00AA6FA2">
      <w:pPr>
        <w:spacing w:after="0"/>
      </w:pPr>
    </w:p>
    <w:p w:rsidR="006374FE" w:rsidRDefault="006374FE" w:rsidP="00AA6FA2">
      <w:pPr>
        <w:spacing w:after="0"/>
        <w:sectPr w:rsidR="006374FE">
          <w:pgSz w:w="11906" w:h="16838"/>
          <w:pgMar w:top="1417" w:right="1417" w:bottom="1134" w:left="1417" w:header="708" w:footer="708" w:gutter="0"/>
          <w:cols w:space="708"/>
          <w:docGrid w:linePitch="360"/>
        </w:sectPr>
      </w:pPr>
    </w:p>
    <w:p w:rsidR="006374FE" w:rsidRPr="00AA6FA2" w:rsidRDefault="006374FE" w:rsidP="006374FE">
      <w:pPr>
        <w:pStyle w:val="berschrift1"/>
        <w:jc w:val="center"/>
        <w:rPr>
          <w:sz w:val="44"/>
        </w:rPr>
      </w:pPr>
      <w:bookmarkStart w:id="1" w:name="_Toc487188835"/>
      <w:r>
        <w:rPr>
          <w:sz w:val="44"/>
        </w:rPr>
        <w:lastRenderedPageBreak/>
        <w:t>Thesen</w:t>
      </w:r>
      <w:bookmarkEnd w:id="1"/>
    </w:p>
    <w:p w:rsidR="006374FE" w:rsidRDefault="006374FE" w:rsidP="006374FE">
      <w:pPr>
        <w:spacing w:after="0"/>
      </w:pPr>
      <w:r>
        <w:t>Es wurde im Zuge dieser Arbeit ein verteiltes System für das firmeninterne Chemikalienmanagement entwickelt und getestet. Das System bestand aus einer MySQL-Datenbank, die über ein Webinterface erreichbar war, und einer lokalen Anwendung für Clientrechner, die eine Verbindung zwischen den angeschlossenen Laborwaagen und der Datenbank herstellen konnten. Über das Webinterface konnten grundlegende Arbeitsschritte für die Verwaltung der Chemikalienbestände durchgeführt werden, wie das Eintragen und Bearbeiten von gelieferten Chemikalien oder den Export von Datensätzen als Excel-Tabelle. Weiterhin wurde ein separater Bereich für die administrative Verwaltung der Datenbank eingerichtet, in dem manuell auf die Datenbank zugegriffen oder Sicherheitskopien erstellt werden konnten.</w:t>
      </w:r>
    </w:p>
    <w:p w:rsidR="006374FE" w:rsidRDefault="006374FE" w:rsidP="006374FE">
      <w:pPr>
        <w:spacing w:after="0"/>
      </w:pPr>
      <w:r>
        <w:t xml:space="preserve">Mithilfe der Clientsoftware konnten Befehle an die Laborwaagen gesendet und </w:t>
      </w:r>
      <w:proofErr w:type="spellStart"/>
      <w:r>
        <w:t>Einwagen</w:t>
      </w:r>
      <w:proofErr w:type="spellEnd"/>
      <w:r>
        <w:t xml:space="preserve"> empfangen werden. Mittels der </w:t>
      </w:r>
      <w:proofErr w:type="spellStart"/>
      <w:r>
        <w:t>OpenSource</w:t>
      </w:r>
      <w:proofErr w:type="spellEnd"/>
      <w:r>
        <w:t>-Software „Connector/Net“ konnte die Anwendung auf die Datenbank zugreifen und die eingewogenen Chemikalien eintragen. Die für den Zugriff auf die Datenbank und die Verbindung zu der Waage nötigen Parameter konnten in der Software frei konfiguriert werden und wurden bei einem Neustart der Software automatisch auf den letzten funktionsfähigen Wert eingestellt.</w:t>
      </w:r>
    </w:p>
    <w:p w:rsidR="006374FE" w:rsidRDefault="006374FE" w:rsidP="006374FE">
      <w:pPr>
        <w:spacing w:after="0"/>
      </w:pPr>
      <w:r>
        <w:t xml:space="preserve">Die Datenbank und das Webinterface konnten erfolgreich getestet und in Kooperation mit dem Laborpersonal stetig verbessert werden. Die firmeninterne Chemikalienverwaltung wurde bereits auf dieses webbasierte System umgestellt. Die Funktionsfähigkeit der Clientsoftware wurde unter realitätsgetreuen Bedingungen getestet. Das Konzept der Echtzeiterfassung von </w:t>
      </w:r>
      <w:proofErr w:type="spellStart"/>
      <w:r>
        <w:t>Einwagen</w:t>
      </w:r>
      <w:proofErr w:type="spellEnd"/>
      <w:r>
        <w:t xml:space="preserve"> konnte bestätigt werden, allerdings traten Probleme mit der Kabelverbindung zwischen dem Rechner und der Waage auf, die einen langfristigen Betrieb der Software erschwerten.</w:t>
      </w:r>
    </w:p>
    <w:p w:rsidR="00D82DF9" w:rsidRDefault="00D82DF9" w:rsidP="00325EB9">
      <w:pPr>
        <w:jc w:val="left"/>
      </w:pPr>
    </w:p>
    <w:p w:rsidR="00D82DF9" w:rsidRDefault="00D82DF9" w:rsidP="007F5CAA">
      <w:pPr>
        <w:sectPr w:rsidR="00D82DF9">
          <w:pgSz w:w="11906" w:h="16838"/>
          <w:pgMar w:top="1417" w:right="1417" w:bottom="1134" w:left="1417" w:header="708" w:footer="708" w:gutter="0"/>
          <w:cols w:space="708"/>
          <w:docGrid w:linePitch="360"/>
        </w:sectPr>
      </w:pPr>
    </w:p>
    <w:bookmarkStart w:id="2" w:name="_Toc318367886" w:displacedByCustomXml="next"/>
    <w:bookmarkStart w:id="3" w:name="_Toc487188836" w:displacedByCustomXml="next"/>
    <w:sdt>
      <w:sdtPr>
        <w:rPr>
          <w:rFonts w:eastAsiaTheme="minorHAnsi" w:cstheme="minorBidi"/>
          <w:b w:val="0"/>
          <w:bCs w:val="0"/>
          <w:sz w:val="24"/>
          <w:szCs w:val="22"/>
        </w:rPr>
        <w:id w:val="-1462564339"/>
        <w:docPartObj>
          <w:docPartGallery w:val="Table of Contents"/>
          <w:docPartUnique/>
        </w:docPartObj>
      </w:sdtPr>
      <w:sdtEndPr>
        <w:rPr>
          <w:rFonts w:cs="Arial"/>
        </w:rPr>
      </w:sdtEndPr>
      <w:sdtContent>
        <w:p w:rsidR="00342203" w:rsidRPr="00342203" w:rsidRDefault="00342203" w:rsidP="00342203">
          <w:pPr>
            <w:pStyle w:val="berschrift1"/>
          </w:pPr>
          <w:r w:rsidRPr="00342203">
            <w:t>Inhaltsverzeichnis</w:t>
          </w:r>
          <w:bookmarkEnd w:id="3"/>
          <w:bookmarkEnd w:id="2"/>
        </w:p>
        <w:sdt>
          <w:sdtPr>
            <w:rPr>
              <w:rFonts w:cs="Times New Roman"/>
            </w:rPr>
            <w:id w:val="1724168248"/>
            <w:docPartObj>
              <w:docPartGallery w:val="Table of Contents"/>
              <w:docPartUnique/>
            </w:docPartObj>
          </w:sdtPr>
          <w:sdtEndPr>
            <w:rPr>
              <w:rFonts w:cs="Arial"/>
              <w:b/>
              <w:bCs/>
            </w:rPr>
          </w:sdtEndPr>
          <w:sdtContent>
            <w:p w:rsidR="00F97B34" w:rsidRPr="00F97B34" w:rsidRDefault="008B6071">
              <w:pPr>
                <w:pStyle w:val="Verzeichnis1"/>
                <w:tabs>
                  <w:tab w:val="right" w:leader="dot" w:pos="9062"/>
                </w:tabs>
                <w:rPr>
                  <w:rFonts w:eastAsiaTheme="minorEastAsia" w:cs="Arial"/>
                  <w:noProof/>
                  <w:sz w:val="22"/>
                  <w:lang w:eastAsia="de-DE"/>
                </w:rPr>
              </w:pPr>
              <w:r w:rsidRPr="00F97B34">
                <w:rPr>
                  <w:rFonts w:cs="Arial"/>
                </w:rPr>
                <w:fldChar w:fldCharType="begin"/>
              </w:r>
              <w:r w:rsidRPr="00F97B34">
                <w:rPr>
                  <w:rFonts w:cs="Arial"/>
                </w:rPr>
                <w:instrText xml:space="preserve"> TOC \o "1-3" \h \z \u </w:instrText>
              </w:r>
              <w:r w:rsidRPr="00F97B34">
                <w:rPr>
                  <w:rFonts w:cs="Arial"/>
                </w:rPr>
                <w:fldChar w:fldCharType="separate"/>
              </w:r>
              <w:hyperlink w:anchor="_Toc487188834" w:history="1">
                <w:r w:rsidR="00F97B34" w:rsidRPr="00F97B34">
                  <w:rPr>
                    <w:rStyle w:val="Hyperlink"/>
                    <w:rFonts w:cs="Arial"/>
                    <w:noProof/>
                  </w:rPr>
                  <w:t>Abstrakt</w:t>
                </w:r>
                <w:r w:rsidR="00F97B34" w:rsidRPr="00F97B34">
                  <w:rPr>
                    <w:rFonts w:cs="Arial"/>
                    <w:noProof/>
                    <w:webHidden/>
                  </w:rPr>
                  <w:tab/>
                </w:r>
                <w:r w:rsidR="00F97B34" w:rsidRPr="00F97B34">
                  <w:rPr>
                    <w:rFonts w:cs="Arial"/>
                    <w:noProof/>
                    <w:webHidden/>
                  </w:rPr>
                  <w:fldChar w:fldCharType="begin"/>
                </w:r>
                <w:r w:rsidR="00F97B34" w:rsidRPr="00F97B34">
                  <w:rPr>
                    <w:rFonts w:cs="Arial"/>
                    <w:noProof/>
                    <w:webHidden/>
                  </w:rPr>
                  <w:instrText xml:space="preserve"> PAGEREF _Toc487188834 \h </w:instrText>
                </w:r>
                <w:r w:rsidR="00F97B34" w:rsidRPr="00F97B34">
                  <w:rPr>
                    <w:rFonts w:cs="Arial"/>
                    <w:noProof/>
                    <w:webHidden/>
                  </w:rPr>
                </w:r>
                <w:r w:rsidR="00F97B34" w:rsidRPr="00F97B34">
                  <w:rPr>
                    <w:rFonts w:cs="Arial"/>
                    <w:noProof/>
                    <w:webHidden/>
                  </w:rPr>
                  <w:fldChar w:fldCharType="separate"/>
                </w:r>
                <w:r w:rsidR="00F97B34" w:rsidRPr="00F97B34">
                  <w:rPr>
                    <w:rFonts w:cs="Arial"/>
                    <w:noProof/>
                    <w:webHidden/>
                  </w:rPr>
                  <w:t>2</w:t>
                </w:r>
                <w:r w:rsidR="00F97B34" w:rsidRPr="00F97B34">
                  <w:rPr>
                    <w:rFonts w:cs="Arial"/>
                    <w:noProof/>
                    <w:webHidden/>
                  </w:rPr>
                  <w:fldChar w:fldCharType="end"/>
                </w:r>
              </w:hyperlink>
            </w:p>
            <w:p w:rsidR="00F97B34" w:rsidRPr="00F97B34" w:rsidRDefault="003C192D">
              <w:pPr>
                <w:pStyle w:val="Verzeichnis1"/>
                <w:tabs>
                  <w:tab w:val="right" w:leader="dot" w:pos="9062"/>
                </w:tabs>
                <w:rPr>
                  <w:rFonts w:eastAsiaTheme="minorEastAsia" w:cs="Arial"/>
                  <w:noProof/>
                  <w:sz w:val="22"/>
                  <w:lang w:eastAsia="de-DE"/>
                </w:rPr>
              </w:pPr>
              <w:hyperlink w:anchor="_Toc487188835" w:history="1">
                <w:r w:rsidR="00F97B34" w:rsidRPr="00F97B34">
                  <w:rPr>
                    <w:rStyle w:val="Hyperlink"/>
                    <w:rFonts w:cs="Arial"/>
                    <w:noProof/>
                  </w:rPr>
                  <w:t>Thesen</w:t>
                </w:r>
                <w:r w:rsidR="00F97B34" w:rsidRPr="00F97B34">
                  <w:rPr>
                    <w:rFonts w:cs="Arial"/>
                    <w:noProof/>
                    <w:webHidden/>
                  </w:rPr>
                  <w:tab/>
                </w:r>
                <w:r w:rsidR="00F97B34" w:rsidRPr="00F97B34">
                  <w:rPr>
                    <w:rFonts w:cs="Arial"/>
                    <w:noProof/>
                    <w:webHidden/>
                  </w:rPr>
                  <w:fldChar w:fldCharType="begin"/>
                </w:r>
                <w:r w:rsidR="00F97B34" w:rsidRPr="00F97B34">
                  <w:rPr>
                    <w:rFonts w:cs="Arial"/>
                    <w:noProof/>
                    <w:webHidden/>
                  </w:rPr>
                  <w:instrText xml:space="preserve"> PAGEREF _Toc487188835 \h </w:instrText>
                </w:r>
                <w:r w:rsidR="00F97B34" w:rsidRPr="00F97B34">
                  <w:rPr>
                    <w:rFonts w:cs="Arial"/>
                    <w:noProof/>
                    <w:webHidden/>
                  </w:rPr>
                </w:r>
                <w:r w:rsidR="00F97B34" w:rsidRPr="00F97B34">
                  <w:rPr>
                    <w:rFonts w:cs="Arial"/>
                    <w:noProof/>
                    <w:webHidden/>
                  </w:rPr>
                  <w:fldChar w:fldCharType="separate"/>
                </w:r>
                <w:r w:rsidR="00F97B34" w:rsidRPr="00F97B34">
                  <w:rPr>
                    <w:rFonts w:cs="Arial"/>
                    <w:noProof/>
                    <w:webHidden/>
                  </w:rPr>
                  <w:t>3</w:t>
                </w:r>
                <w:r w:rsidR="00F97B34" w:rsidRPr="00F97B34">
                  <w:rPr>
                    <w:rFonts w:cs="Arial"/>
                    <w:noProof/>
                    <w:webHidden/>
                  </w:rPr>
                  <w:fldChar w:fldCharType="end"/>
                </w:r>
              </w:hyperlink>
            </w:p>
            <w:p w:rsidR="00F97B34" w:rsidRPr="00F97B34" w:rsidRDefault="003C192D">
              <w:pPr>
                <w:pStyle w:val="Verzeichnis1"/>
                <w:tabs>
                  <w:tab w:val="right" w:leader="dot" w:pos="9062"/>
                </w:tabs>
                <w:rPr>
                  <w:rFonts w:eastAsiaTheme="minorEastAsia" w:cs="Arial"/>
                  <w:noProof/>
                  <w:sz w:val="22"/>
                  <w:lang w:eastAsia="de-DE"/>
                </w:rPr>
              </w:pPr>
              <w:hyperlink w:anchor="_Toc487188836" w:history="1">
                <w:r w:rsidR="00F97B34" w:rsidRPr="00F97B34">
                  <w:rPr>
                    <w:rStyle w:val="Hyperlink"/>
                    <w:rFonts w:cs="Arial"/>
                    <w:noProof/>
                  </w:rPr>
                  <w:t>Inhaltsverzeichnis</w:t>
                </w:r>
                <w:r w:rsidR="00F97B34" w:rsidRPr="00F97B34">
                  <w:rPr>
                    <w:rFonts w:cs="Arial"/>
                    <w:noProof/>
                    <w:webHidden/>
                  </w:rPr>
                  <w:tab/>
                </w:r>
                <w:r w:rsidR="00F97B34" w:rsidRPr="00F97B34">
                  <w:rPr>
                    <w:rFonts w:cs="Arial"/>
                    <w:noProof/>
                    <w:webHidden/>
                  </w:rPr>
                  <w:fldChar w:fldCharType="begin"/>
                </w:r>
                <w:r w:rsidR="00F97B34" w:rsidRPr="00F97B34">
                  <w:rPr>
                    <w:rFonts w:cs="Arial"/>
                    <w:noProof/>
                    <w:webHidden/>
                  </w:rPr>
                  <w:instrText xml:space="preserve"> PAGEREF _Toc487188836 \h </w:instrText>
                </w:r>
                <w:r w:rsidR="00F97B34" w:rsidRPr="00F97B34">
                  <w:rPr>
                    <w:rFonts w:cs="Arial"/>
                    <w:noProof/>
                    <w:webHidden/>
                  </w:rPr>
                </w:r>
                <w:r w:rsidR="00F97B34" w:rsidRPr="00F97B34">
                  <w:rPr>
                    <w:rFonts w:cs="Arial"/>
                    <w:noProof/>
                    <w:webHidden/>
                  </w:rPr>
                  <w:fldChar w:fldCharType="separate"/>
                </w:r>
                <w:r w:rsidR="00F97B34" w:rsidRPr="00F97B34">
                  <w:rPr>
                    <w:rFonts w:cs="Arial"/>
                    <w:noProof/>
                    <w:webHidden/>
                  </w:rPr>
                  <w:t>I</w:t>
                </w:r>
                <w:r w:rsidR="00F97B34" w:rsidRPr="00F97B34">
                  <w:rPr>
                    <w:rFonts w:cs="Arial"/>
                    <w:noProof/>
                    <w:webHidden/>
                  </w:rPr>
                  <w:fldChar w:fldCharType="end"/>
                </w:r>
              </w:hyperlink>
            </w:p>
            <w:p w:rsidR="00F97B34" w:rsidRPr="00F97B34" w:rsidRDefault="003C192D">
              <w:pPr>
                <w:pStyle w:val="Verzeichnis1"/>
                <w:tabs>
                  <w:tab w:val="right" w:leader="dot" w:pos="9062"/>
                </w:tabs>
                <w:rPr>
                  <w:rFonts w:eastAsiaTheme="minorEastAsia" w:cs="Arial"/>
                  <w:noProof/>
                  <w:sz w:val="22"/>
                  <w:lang w:eastAsia="de-DE"/>
                </w:rPr>
              </w:pPr>
              <w:hyperlink w:anchor="_Toc487188837" w:history="1">
                <w:r w:rsidR="00F97B34" w:rsidRPr="00F97B34">
                  <w:rPr>
                    <w:rStyle w:val="Hyperlink"/>
                    <w:rFonts w:cs="Arial"/>
                    <w:noProof/>
                  </w:rPr>
                  <w:t>Abbildungsverzeichnis</w:t>
                </w:r>
                <w:r w:rsidR="00F97B34" w:rsidRPr="00F97B34">
                  <w:rPr>
                    <w:rFonts w:cs="Arial"/>
                    <w:noProof/>
                    <w:webHidden/>
                  </w:rPr>
                  <w:tab/>
                </w:r>
                <w:r w:rsidR="00F97B34" w:rsidRPr="00F97B34">
                  <w:rPr>
                    <w:rFonts w:cs="Arial"/>
                    <w:noProof/>
                    <w:webHidden/>
                  </w:rPr>
                  <w:fldChar w:fldCharType="begin"/>
                </w:r>
                <w:r w:rsidR="00F97B34" w:rsidRPr="00F97B34">
                  <w:rPr>
                    <w:rFonts w:cs="Arial"/>
                    <w:noProof/>
                    <w:webHidden/>
                  </w:rPr>
                  <w:instrText xml:space="preserve"> PAGEREF _Toc487188837 \h </w:instrText>
                </w:r>
                <w:r w:rsidR="00F97B34" w:rsidRPr="00F97B34">
                  <w:rPr>
                    <w:rFonts w:cs="Arial"/>
                    <w:noProof/>
                    <w:webHidden/>
                  </w:rPr>
                </w:r>
                <w:r w:rsidR="00F97B34" w:rsidRPr="00F97B34">
                  <w:rPr>
                    <w:rFonts w:cs="Arial"/>
                    <w:noProof/>
                    <w:webHidden/>
                  </w:rPr>
                  <w:fldChar w:fldCharType="separate"/>
                </w:r>
                <w:r w:rsidR="00F97B34" w:rsidRPr="00F97B34">
                  <w:rPr>
                    <w:rFonts w:cs="Arial"/>
                    <w:noProof/>
                    <w:webHidden/>
                  </w:rPr>
                  <w:t>III</w:t>
                </w:r>
                <w:r w:rsidR="00F97B34" w:rsidRPr="00F97B34">
                  <w:rPr>
                    <w:rFonts w:cs="Arial"/>
                    <w:noProof/>
                    <w:webHidden/>
                  </w:rPr>
                  <w:fldChar w:fldCharType="end"/>
                </w:r>
              </w:hyperlink>
            </w:p>
            <w:p w:rsidR="00F97B34" w:rsidRPr="00F97B34" w:rsidRDefault="003C192D">
              <w:pPr>
                <w:pStyle w:val="Verzeichnis1"/>
                <w:tabs>
                  <w:tab w:val="right" w:leader="dot" w:pos="9062"/>
                </w:tabs>
                <w:rPr>
                  <w:rFonts w:eastAsiaTheme="minorEastAsia" w:cs="Arial"/>
                  <w:noProof/>
                  <w:sz w:val="22"/>
                  <w:lang w:eastAsia="de-DE"/>
                </w:rPr>
              </w:pPr>
              <w:hyperlink w:anchor="_Toc487188838" w:history="1">
                <w:r w:rsidR="00F97B34" w:rsidRPr="00F97B34">
                  <w:rPr>
                    <w:rStyle w:val="Hyperlink"/>
                    <w:rFonts w:cs="Arial"/>
                    <w:noProof/>
                  </w:rPr>
                  <w:t>Tabellenverzeichnis</w:t>
                </w:r>
                <w:r w:rsidR="00F97B34" w:rsidRPr="00F97B34">
                  <w:rPr>
                    <w:rFonts w:cs="Arial"/>
                    <w:noProof/>
                    <w:webHidden/>
                  </w:rPr>
                  <w:tab/>
                </w:r>
                <w:r w:rsidR="00F97B34" w:rsidRPr="00F97B34">
                  <w:rPr>
                    <w:rFonts w:cs="Arial"/>
                    <w:noProof/>
                    <w:webHidden/>
                  </w:rPr>
                  <w:fldChar w:fldCharType="begin"/>
                </w:r>
                <w:r w:rsidR="00F97B34" w:rsidRPr="00F97B34">
                  <w:rPr>
                    <w:rFonts w:cs="Arial"/>
                    <w:noProof/>
                    <w:webHidden/>
                  </w:rPr>
                  <w:instrText xml:space="preserve"> PAGEREF _Toc487188838 \h </w:instrText>
                </w:r>
                <w:r w:rsidR="00F97B34" w:rsidRPr="00F97B34">
                  <w:rPr>
                    <w:rFonts w:cs="Arial"/>
                    <w:noProof/>
                    <w:webHidden/>
                  </w:rPr>
                </w:r>
                <w:r w:rsidR="00F97B34" w:rsidRPr="00F97B34">
                  <w:rPr>
                    <w:rFonts w:cs="Arial"/>
                    <w:noProof/>
                    <w:webHidden/>
                  </w:rPr>
                  <w:fldChar w:fldCharType="separate"/>
                </w:r>
                <w:r w:rsidR="00F97B34" w:rsidRPr="00F97B34">
                  <w:rPr>
                    <w:rFonts w:cs="Arial"/>
                    <w:noProof/>
                    <w:webHidden/>
                  </w:rPr>
                  <w:t>IV</w:t>
                </w:r>
                <w:r w:rsidR="00F97B34" w:rsidRPr="00F97B34">
                  <w:rPr>
                    <w:rFonts w:cs="Arial"/>
                    <w:noProof/>
                    <w:webHidden/>
                  </w:rPr>
                  <w:fldChar w:fldCharType="end"/>
                </w:r>
              </w:hyperlink>
            </w:p>
            <w:p w:rsidR="00F97B34" w:rsidRPr="00F97B34" w:rsidRDefault="003C192D">
              <w:pPr>
                <w:pStyle w:val="Verzeichnis1"/>
                <w:tabs>
                  <w:tab w:val="right" w:leader="dot" w:pos="9062"/>
                </w:tabs>
                <w:rPr>
                  <w:rFonts w:eastAsiaTheme="minorEastAsia" w:cs="Arial"/>
                  <w:noProof/>
                  <w:sz w:val="22"/>
                  <w:lang w:eastAsia="de-DE"/>
                </w:rPr>
              </w:pPr>
              <w:hyperlink w:anchor="_Toc487188839" w:history="1">
                <w:r w:rsidR="00F97B34" w:rsidRPr="00F97B34">
                  <w:rPr>
                    <w:rStyle w:val="Hyperlink"/>
                    <w:rFonts w:cs="Arial"/>
                    <w:noProof/>
                  </w:rPr>
                  <w:t>Abkürzungsverzeichnis</w:t>
                </w:r>
                <w:r w:rsidR="00F97B34" w:rsidRPr="00F97B34">
                  <w:rPr>
                    <w:rFonts w:cs="Arial"/>
                    <w:noProof/>
                    <w:webHidden/>
                  </w:rPr>
                  <w:tab/>
                </w:r>
                <w:r w:rsidR="00F97B34" w:rsidRPr="00F97B34">
                  <w:rPr>
                    <w:rFonts w:cs="Arial"/>
                    <w:noProof/>
                    <w:webHidden/>
                  </w:rPr>
                  <w:fldChar w:fldCharType="begin"/>
                </w:r>
                <w:r w:rsidR="00F97B34" w:rsidRPr="00F97B34">
                  <w:rPr>
                    <w:rFonts w:cs="Arial"/>
                    <w:noProof/>
                    <w:webHidden/>
                  </w:rPr>
                  <w:instrText xml:space="preserve"> PAGEREF _Toc487188839 \h </w:instrText>
                </w:r>
                <w:r w:rsidR="00F97B34" w:rsidRPr="00F97B34">
                  <w:rPr>
                    <w:rFonts w:cs="Arial"/>
                    <w:noProof/>
                    <w:webHidden/>
                  </w:rPr>
                </w:r>
                <w:r w:rsidR="00F97B34" w:rsidRPr="00F97B34">
                  <w:rPr>
                    <w:rFonts w:cs="Arial"/>
                    <w:noProof/>
                    <w:webHidden/>
                  </w:rPr>
                  <w:fldChar w:fldCharType="separate"/>
                </w:r>
                <w:r w:rsidR="00F97B34" w:rsidRPr="00F97B34">
                  <w:rPr>
                    <w:rFonts w:cs="Arial"/>
                    <w:noProof/>
                    <w:webHidden/>
                  </w:rPr>
                  <w:t>V</w:t>
                </w:r>
                <w:r w:rsidR="00F97B34" w:rsidRPr="00F97B34">
                  <w:rPr>
                    <w:rFonts w:cs="Arial"/>
                    <w:noProof/>
                    <w:webHidden/>
                  </w:rPr>
                  <w:fldChar w:fldCharType="end"/>
                </w:r>
              </w:hyperlink>
            </w:p>
            <w:p w:rsidR="00F97B34" w:rsidRPr="00F97B34" w:rsidRDefault="003C192D">
              <w:pPr>
                <w:pStyle w:val="Verzeichnis1"/>
                <w:tabs>
                  <w:tab w:val="right" w:leader="dot" w:pos="9062"/>
                </w:tabs>
                <w:rPr>
                  <w:rFonts w:eastAsiaTheme="minorEastAsia" w:cs="Arial"/>
                  <w:noProof/>
                  <w:sz w:val="22"/>
                  <w:lang w:eastAsia="de-DE"/>
                </w:rPr>
              </w:pPr>
              <w:hyperlink w:anchor="_Toc487188840" w:history="1">
                <w:r w:rsidR="00F97B34" w:rsidRPr="00F97B34">
                  <w:rPr>
                    <w:rStyle w:val="Hyperlink"/>
                    <w:rFonts w:cs="Arial"/>
                    <w:noProof/>
                  </w:rPr>
                  <w:t>1 Einleitung</w:t>
                </w:r>
                <w:r w:rsidR="00F97B34" w:rsidRPr="00F97B34">
                  <w:rPr>
                    <w:rFonts w:cs="Arial"/>
                    <w:noProof/>
                    <w:webHidden/>
                  </w:rPr>
                  <w:tab/>
                </w:r>
                <w:r w:rsidR="00F97B34" w:rsidRPr="00F97B34">
                  <w:rPr>
                    <w:rFonts w:cs="Arial"/>
                    <w:noProof/>
                    <w:webHidden/>
                  </w:rPr>
                  <w:fldChar w:fldCharType="begin"/>
                </w:r>
                <w:r w:rsidR="00F97B34" w:rsidRPr="00F97B34">
                  <w:rPr>
                    <w:rFonts w:cs="Arial"/>
                    <w:noProof/>
                    <w:webHidden/>
                  </w:rPr>
                  <w:instrText xml:space="preserve"> PAGEREF _Toc487188840 \h </w:instrText>
                </w:r>
                <w:r w:rsidR="00F97B34" w:rsidRPr="00F97B34">
                  <w:rPr>
                    <w:rFonts w:cs="Arial"/>
                    <w:noProof/>
                    <w:webHidden/>
                  </w:rPr>
                </w:r>
                <w:r w:rsidR="00F97B34" w:rsidRPr="00F97B34">
                  <w:rPr>
                    <w:rFonts w:cs="Arial"/>
                    <w:noProof/>
                    <w:webHidden/>
                  </w:rPr>
                  <w:fldChar w:fldCharType="separate"/>
                </w:r>
                <w:r w:rsidR="00F97B34" w:rsidRPr="00F97B34">
                  <w:rPr>
                    <w:rFonts w:cs="Arial"/>
                    <w:noProof/>
                    <w:webHidden/>
                  </w:rPr>
                  <w:t>1</w:t>
                </w:r>
                <w:r w:rsidR="00F97B34" w:rsidRPr="00F97B34">
                  <w:rPr>
                    <w:rFonts w:cs="Arial"/>
                    <w:noProof/>
                    <w:webHidden/>
                  </w:rPr>
                  <w:fldChar w:fldCharType="end"/>
                </w:r>
              </w:hyperlink>
            </w:p>
            <w:p w:rsidR="00F97B34" w:rsidRPr="00F97B34" w:rsidRDefault="003C192D">
              <w:pPr>
                <w:pStyle w:val="Verzeichnis1"/>
                <w:tabs>
                  <w:tab w:val="right" w:leader="dot" w:pos="9062"/>
                </w:tabs>
                <w:rPr>
                  <w:rFonts w:eastAsiaTheme="minorEastAsia" w:cs="Arial"/>
                  <w:noProof/>
                  <w:sz w:val="22"/>
                  <w:lang w:eastAsia="de-DE"/>
                </w:rPr>
              </w:pPr>
              <w:hyperlink w:anchor="_Toc487188841" w:history="1">
                <w:r w:rsidR="00F97B34" w:rsidRPr="00F97B34">
                  <w:rPr>
                    <w:rStyle w:val="Hyperlink"/>
                    <w:rFonts w:cs="Arial"/>
                    <w:noProof/>
                  </w:rPr>
                  <w:t>2. Theoretische Grundlagen</w:t>
                </w:r>
                <w:r w:rsidR="00F97B34" w:rsidRPr="00F97B34">
                  <w:rPr>
                    <w:rFonts w:cs="Arial"/>
                    <w:noProof/>
                    <w:webHidden/>
                  </w:rPr>
                  <w:tab/>
                </w:r>
                <w:r w:rsidR="00F97B34" w:rsidRPr="00F97B34">
                  <w:rPr>
                    <w:rFonts w:cs="Arial"/>
                    <w:noProof/>
                    <w:webHidden/>
                  </w:rPr>
                  <w:fldChar w:fldCharType="begin"/>
                </w:r>
                <w:r w:rsidR="00F97B34" w:rsidRPr="00F97B34">
                  <w:rPr>
                    <w:rFonts w:cs="Arial"/>
                    <w:noProof/>
                    <w:webHidden/>
                  </w:rPr>
                  <w:instrText xml:space="preserve"> PAGEREF _Toc487188841 \h </w:instrText>
                </w:r>
                <w:r w:rsidR="00F97B34" w:rsidRPr="00F97B34">
                  <w:rPr>
                    <w:rFonts w:cs="Arial"/>
                    <w:noProof/>
                    <w:webHidden/>
                  </w:rPr>
                </w:r>
                <w:r w:rsidR="00F97B34" w:rsidRPr="00F97B34">
                  <w:rPr>
                    <w:rFonts w:cs="Arial"/>
                    <w:noProof/>
                    <w:webHidden/>
                  </w:rPr>
                  <w:fldChar w:fldCharType="separate"/>
                </w:r>
                <w:r w:rsidR="00F97B34" w:rsidRPr="00F97B34">
                  <w:rPr>
                    <w:rFonts w:cs="Arial"/>
                    <w:noProof/>
                    <w:webHidden/>
                  </w:rPr>
                  <w:t>3</w:t>
                </w:r>
                <w:r w:rsidR="00F97B34" w:rsidRPr="00F97B34">
                  <w:rPr>
                    <w:rFonts w:cs="Arial"/>
                    <w:noProof/>
                    <w:webHidden/>
                  </w:rPr>
                  <w:fldChar w:fldCharType="end"/>
                </w:r>
              </w:hyperlink>
            </w:p>
            <w:p w:rsidR="00F97B34" w:rsidRPr="00F97B34" w:rsidRDefault="003C192D">
              <w:pPr>
                <w:pStyle w:val="Verzeichnis2"/>
                <w:tabs>
                  <w:tab w:val="right" w:leader="dot" w:pos="9062"/>
                </w:tabs>
                <w:rPr>
                  <w:rFonts w:ascii="Arial" w:eastAsiaTheme="minorEastAsia" w:hAnsi="Arial" w:cs="Arial"/>
                  <w:noProof/>
                  <w:sz w:val="22"/>
                  <w:lang w:eastAsia="de-DE"/>
                </w:rPr>
              </w:pPr>
              <w:hyperlink w:anchor="_Toc487188842" w:history="1">
                <w:r w:rsidR="00F97B34" w:rsidRPr="00F97B34">
                  <w:rPr>
                    <w:rStyle w:val="Hyperlink"/>
                    <w:rFonts w:ascii="Arial" w:hAnsi="Arial" w:cs="Arial"/>
                    <w:noProof/>
                  </w:rPr>
                  <w:t>2.1 Serielle Kommunikation</w:t>
                </w:r>
                <w:r w:rsidR="00F97B34" w:rsidRPr="00F97B34">
                  <w:rPr>
                    <w:rFonts w:ascii="Arial" w:hAnsi="Arial" w:cs="Arial"/>
                    <w:noProof/>
                    <w:webHidden/>
                  </w:rPr>
                  <w:tab/>
                </w:r>
                <w:r w:rsidR="00F97B34" w:rsidRPr="00F97B34">
                  <w:rPr>
                    <w:rFonts w:ascii="Arial" w:hAnsi="Arial" w:cs="Arial"/>
                    <w:noProof/>
                    <w:webHidden/>
                  </w:rPr>
                  <w:fldChar w:fldCharType="begin"/>
                </w:r>
                <w:r w:rsidR="00F97B34" w:rsidRPr="00F97B34">
                  <w:rPr>
                    <w:rFonts w:ascii="Arial" w:hAnsi="Arial" w:cs="Arial"/>
                    <w:noProof/>
                    <w:webHidden/>
                  </w:rPr>
                  <w:instrText xml:space="preserve"> PAGEREF _Toc487188842 \h </w:instrText>
                </w:r>
                <w:r w:rsidR="00F97B34" w:rsidRPr="00F97B34">
                  <w:rPr>
                    <w:rFonts w:ascii="Arial" w:hAnsi="Arial" w:cs="Arial"/>
                    <w:noProof/>
                    <w:webHidden/>
                  </w:rPr>
                </w:r>
                <w:r w:rsidR="00F97B34" w:rsidRPr="00F97B34">
                  <w:rPr>
                    <w:rFonts w:ascii="Arial" w:hAnsi="Arial" w:cs="Arial"/>
                    <w:noProof/>
                    <w:webHidden/>
                  </w:rPr>
                  <w:fldChar w:fldCharType="separate"/>
                </w:r>
                <w:r w:rsidR="00F97B34" w:rsidRPr="00F97B34">
                  <w:rPr>
                    <w:rFonts w:ascii="Arial" w:hAnsi="Arial" w:cs="Arial"/>
                    <w:noProof/>
                    <w:webHidden/>
                  </w:rPr>
                  <w:t>3</w:t>
                </w:r>
                <w:r w:rsidR="00F97B34" w:rsidRPr="00F97B34">
                  <w:rPr>
                    <w:rFonts w:ascii="Arial" w:hAnsi="Arial" w:cs="Arial"/>
                    <w:noProof/>
                    <w:webHidden/>
                  </w:rPr>
                  <w:fldChar w:fldCharType="end"/>
                </w:r>
              </w:hyperlink>
            </w:p>
            <w:p w:rsidR="00F97B34" w:rsidRPr="00F97B34" w:rsidRDefault="003C192D">
              <w:pPr>
                <w:pStyle w:val="Verzeichnis2"/>
                <w:tabs>
                  <w:tab w:val="right" w:leader="dot" w:pos="9062"/>
                </w:tabs>
                <w:rPr>
                  <w:rFonts w:ascii="Arial" w:eastAsiaTheme="minorEastAsia" w:hAnsi="Arial" w:cs="Arial"/>
                  <w:noProof/>
                  <w:sz w:val="22"/>
                  <w:lang w:eastAsia="de-DE"/>
                </w:rPr>
              </w:pPr>
              <w:hyperlink w:anchor="_Toc487188843" w:history="1">
                <w:r w:rsidR="00F97B34" w:rsidRPr="00F97B34">
                  <w:rPr>
                    <w:rStyle w:val="Hyperlink"/>
                    <w:rFonts w:ascii="Arial" w:hAnsi="Arial" w:cs="Arial"/>
                    <w:noProof/>
                  </w:rPr>
                  <w:t>2.2 RS-232</w:t>
                </w:r>
                <w:r w:rsidR="00F97B34" w:rsidRPr="00F97B34">
                  <w:rPr>
                    <w:rFonts w:ascii="Arial" w:hAnsi="Arial" w:cs="Arial"/>
                    <w:noProof/>
                    <w:webHidden/>
                  </w:rPr>
                  <w:tab/>
                </w:r>
                <w:r w:rsidR="00F97B34" w:rsidRPr="00F97B34">
                  <w:rPr>
                    <w:rFonts w:ascii="Arial" w:hAnsi="Arial" w:cs="Arial"/>
                    <w:noProof/>
                    <w:webHidden/>
                  </w:rPr>
                  <w:fldChar w:fldCharType="begin"/>
                </w:r>
                <w:r w:rsidR="00F97B34" w:rsidRPr="00F97B34">
                  <w:rPr>
                    <w:rFonts w:ascii="Arial" w:hAnsi="Arial" w:cs="Arial"/>
                    <w:noProof/>
                    <w:webHidden/>
                  </w:rPr>
                  <w:instrText xml:space="preserve"> PAGEREF _Toc487188843 \h </w:instrText>
                </w:r>
                <w:r w:rsidR="00F97B34" w:rsidRPr="00F97B34">
                  <w:rPr>
                    <w:rFonts w:ascii="Arial" w:hAnsi="Arial" w:cs="Arial"/>
                    <w:noProof/>
                    <w:webHidden/>
                  </w:rPr>
                </w:r>
                <w:r w:rsidR="00F97B34" w:rsidRPr="00F97B34">
                  <w:rPr>
                    <w:rFonts w:ascii="Arial" w:hAnsi="Arial" w:cs="Arial"/>
                    <w:noProof/>
                    <w:webHidden/>
                  </w:rPr>
                  <w:fldChar w:fldCharType="separate"/>
                </w:r>
                <w:r w:rsidR="00F97B34" w:rsidRPr="00F97B34">
                  <w:rPr>
                    <w:rFonts w:ascii="Arial" w:hAnsi="Arial" w:cs="Arial"/>
                    <w:noProof/>
                    <w:webHidden/>
                  </w:rPr>
                  <w:t>7</w:t>
                </w:r>
                <w:r w:rsidR="00F97B34" w:rsidRPr="00F97B34">
                  <w:rPr>
                    <w:rFonts w:ascii="Arial" w:hAnsi="Arial" w:cs="Arial"/>
                    <w:noProof/>
                    <w:webHidden/>
                  </w:rPr>
                  <w:fldChar w:fldCharType="end"/>
                </w:r>
              </w:hyperlink>
            </w:p>
            <w:p w:rsidR="00F97B34" w:rsidRPr="00F97B34" w:rsidRDefault="003C192D">
              <w:pPr>
                <w:pStyle w:val="Verzeichnis2"/>
                <w:tabs>
                  <w:tab w:val="right" w:leader="dot" w:pos="9062"/>
                </w:tabs>
                <w:rPr>
                  <w:rFonts w:ascii="Arial" w:eastAsiaTheme="minorEastAsia" w:hAnsi="Arial" w:cs="Arial"/>
                  <w:noProof/>
                  <w:sz w:val="22"/>
                  <w:lang w:eastAsia="de-DE"/>
                </w:rPr>
              </w:pPr>
              <w:hyperlink w:anchor="_Toc487188844" w:history="1">
                <w:r w:rsidR="00F97B34" w:rsidRPr="00F97B34">
                  <w:rPr>
                    <w:rStyle w:val="Hyperlink"/>
                    <w:rFonts w:ascii="Arial" w:hAnsi="Arial" w:cs="Arial"/>
                    <w:noProof/>
                  </w:rPr>
                  <w:t>2.3 Datenbanken</w:t>
                </w:r>
                <w:r w:rsidR="00F97B34" w:rsidRPr="00F97B34">
                  <w:rPr>
                    <w:rFonts w:ascii="Arial" w:hAnsi="Arial" w:cs="Arial"/>
                    <w:noProof/>
                    <w:webHidden/>
                  </w:rPr>
                  <w:tab/>
                </w:r>
                <w:r w:rsidR="00F97B34" w:rsidRPr="00F97B34">
                  <w:rPr>
                    <w:rFonts w:ascii="Arial" w:hAnsi="Arial" w:cs="Arial"/>
                    <w:noProof/>
                    <w:webHidden/>
                  </w:rPr>
                  <w:fldChar w:fldCharType="begin"/>
                </w:r>
                <w:r w:rsidR="00F97B34" w:rsidRPr="00F97B34">
                  <w:rPr>
                    <w:rFonts w:ascii="Arial" w:hAnsi="Arial" w:cs="Arial"/>
                    <w:noProof/>
                    <w:webHidden/>
                  </w:rPr>
                  <w:instrText xml:space="preserve"> PAGEREF _Toc487188844 \h </w:instrText>
                </w:r>
                <w:r w:rsidR="00F97B34" w:rsidRPr="00F97B34">
                  <w:rPr>
                    <w:rFonts w:ascii="Arial" w:hAnsi="Arial" w:cs="Arial"/>
                    <w:noProof/>
                    <w:webHidden/>
                  </w:rPr>
                </w:r>
                <w:r w:rsidR="00F97B34" w:rsidRPr="00F97B34">
                  <w:rPr>
                    <w:rFonts w:ascii="Arial" w:hAnsi="Arial" w:cs="Arial"/>
                    <w:noProof/>
                    <w:webHidden/>
                  </w:rPr>
                  <w:fldChar w:fldCharType="separate"/>
                </w:r>
                <w:r w:rsidR="00F97B34" w:rsidRPr="00F97B34">
                  <w:rPr>
                    <w:rFonts w:ascii="Arial" w:hAnsi="Arial" w:cs="Arial"/>
                    <w:noProof/>
                    <w:webHidden/>
                  </w:rPr>
                  <w:t>9</w:t>
                </w:r>
                <w:r w:rsidR="00F97B34" w:rsidRPr="00F97B34">
                  <w:rPr>
                    <w:rFonts w:ascii="Arial" w:hAnsi="Arial" w:cs="Arial"/>
                    <w:noProof/>
                    <w:webHidden/>
                  </w:rPr>
                  <w:fldChar w:fldCharType="end"/>
                </w:r>
              </w:hyperlink>
            </w:p>
            <w:p w:rsidR="00F97B34" w:rsidRPr="00F97B34" w:rsidRDefault="003C192D">
              <w:pPr>
                <w:pStyle w:val="Verzeichnis2"/>
                <w:tabs>
                  <w:tab w:val="right" w:leader="dot" w:pos="9062"/>
                </w:tabs>
                <w:rPr>
                  <w:rFonts w:ascii="Arial" w:eastAsiaTheme="minorEastAsia" w:hAnsi="Arial" w:cs="Arial"/>
                  <w:noProof/>
                  <w:sz w:val="22"/>
                  <w:lang w:eastAsia="de-DE"/>
                </w:rPr>
              </w:pPr>
              <w:hyperlink w:anchor="_Toc487188845" w:history="1">
                <w:r w:rsidR="00F97B34" w:rsidRPr="00F97B34">
                  <w:rPr>
                    <w:rStyle w:val="Hyperlink"/>
                    <w:rFonts w:ascii="Arial" w:hAnsi="Arial" w:cs="Arial"/>
                    <w:noProof/>
                  </w:rPr>
                  <w:t>2.4 Softwarestacks</w:t>
                </w:r>
                <w:r w:rsidR="00F97B34" w:rsidRPr="00F97B34">
                  <w:rPr>
                    <w:rFonts w:ascii="Arial" w:hAnsi="Arial" w:cs="Arial"/>
                    <w:noProof/>
                    <w:webHidden/>
                  </w:rPr>
                  <w:tab/>
                </w:r>
                <w:r w:rsidR="00F97B34" w:rsidRPr="00F97B34">
                  <w:rPr>
                    <w:rFonts w:ascii="Arial" w:hAnsi="Arial" w:cs="Arial"/>
                    <w:noProof/>
                    <w:webHidden/>
                  </w:rPr>
                  <w:fldChar w:fldCharType="begin"/>
                </w:r>
                <w:r w:rsidR="00F97B34" w:rsidRPr="00F97B34">
                  <w:rPr>
                    <w:rFonts w:ascii="Arial" w:hAnsi="Arial" w:cs="Arial"/>
                    <w:noProof/>
                    <w:webHidden/>
                  </w:rPr>
                  <w:instrText xml:space="preserve"> PAGEREF _Toc487188845 \h </w:instrText>
                </w:r>
                <w:r w:rsidR="00F97B34" w:rsidRPr="00F97B34">
                  <w:rPr>
                    <w:rFonts w:ascii="Arial" w:hAnsi="Arial" w:cs="Arial"/>
                    <w:noProof/>
                    <w:webHidden/>
                  </w:rPr>
                </w:r>
                <w:r w:rsidR="00F97B34" w:rsidRPr="00F97B34">
                  <w:rPr>
                    <w:rFonts w:ascii="Arial" w:hAnsi="Arial" w:cs="Arial"/>
                    <w:noProof/>
                    <w:webHidden/>
                  </w:rPr>
                  <w:fldChar w:fldCharType="separate"/>
                </w:r>
                <w:r w:rsidR="00F97B34" w:rsidRPr="00F97B34">
                  <w:rPr>
                    <w:rFonts w:ascii="Arial" w:hAnsi="Arial" w:cs="Arial"/>
                    <w:noProof/>
                    <w:webHidden/>
                  </w:rPr>
                  <w:t>14</w:t>
                </w:r>
                <w:r w:rsidR="00F97B34" w:rsidRPr="00F97B34">
                  <w:rPr>
                    <w:rFonts w:ascii="Arial" w:hAnsi="Arial" w:cs="Arial"/>
                    <w:noProof/>
                    <w:webHidden/>
                  </w:rPr>
                  <w:fldChar w:fldCharType="end"/>
                </w:r>
              </w:hyperlink>
            </w:p>
            <w:p w:rsidR="00F97B34" w:rsidRPr="00F97B34" w:rsidRDefault="003C192D">
              <w:pPr>
                <w:pStyle w:val="Verzeichnis3"/>
                <w:tabs>
                  <w:tab w:val="right" w:leader="dot" w:pos="9062"/>
                </w:tabs>
                <w:rPr>
                  <w:rFonts w:ascii="Arial" w:eastAsiaTheme="minorEastAsia" w:hAnsi="Arial" w:cs="Arial"/>
                  <w:noProof/>
                  <w:sz w:val="22"/>
                  <w:lang w:eastAsia="de-DE"/>
                </w:rPr>
              </w:pPr>
              <w:hyperlink w:anchor="_Toc487188846" w:history="1">
                <w:r w:rsidR="00F97B34" w:rsidRPr="00F97B34">
                  <w:rPr>
                    <w:rStyle w:val="Hyperlink"/>
                    <w:rFonts w:ascii="Arial" w:hAnsi="Arial" w:cs="Arial"/>
                    <w:noProof/>
                  </w:rPr>
                  <w:t>2.4.1 Webservices</w:t>
                </w:r>
                <w:r w:rsidR="00F97B34" w:rsidRPr="00F97B34">
                  <w:rPr>
                    <w:rFonts w:ascii="Arial" w:hAnsi="Arial" w:cs="Arial"/>
                    <w:noProof/>
                    <w:webHidden/>
                  </w:rPr>
                  <w:tab/>
                </w:r>
                <w:r w:rsidR="00F97B34" w:rsidRPr="00F97B34">
                  <w:rPr>
                    <w:rFonts w:ascii="Arial" w:hAnsi="Arial" w:cs="Arial"/>
                    <w:noProof/>
                    <w:webHidden/>
                  </w:rPr>
                  <w:fldChar w:fldCharType="begin"/>
                </w:r>
                <w:r w:rsidR="00F97B34" w:rsidRPr="00F97B34">
                  <w:rPr>
                    <w:rFonts w:ascii="Arial" w:hAnsi="Arial" w:cs="Arial"/>
                    <w:noProof/>
                    <w:webHidden/>
                  </w:rPr>
                  <w:instrText xml:space="preserve"> PAGEREF _Toc487188846 \h </w:instrText>
                </w:r>
                <w:r w:rsidR="00F97B34" w:rsidRPr="00F97B34">
                  <w:rPr>
                    <w:rFonts w:ascii="Arial" w:hAnsi="Arial" w:cs="Arial"/>
                    <w:noProof/>
                    <w:webHidden/>
                  </w:rPr>
                </w:r>
                <w:r w:rsidR="00F97B34" w:rsidRPr="00F97B34">
                  <w:rPr>
                    <w:rFonts w:ascii="Arial" w:hAnsi="Arial" w:cs="Arial"/>
                    <w:noProof/>
                    <w:webHidden/>
                  </w:rPr>
                  <w:fldChar w:fldCharType="separate"/>
                </w:r>
                <w:r w:rsidR="00F97B34" w:rsidRPr="00F97B34">
                  <w:rPr>
                    <w:rFonts w:ascii="Arial" w:hAnsi="Arial" w:cs="Arial"/>
                    <w:noProof/>
                    <w:webHidden/>
                  </w:rPr>
                  <w:t>14</w:t>
                </w:r>
                <w:r w:rsidR="00F97B34" w:rsidRPr="00F97B34">
                  <w:rPr>
                    <w:rFonts w:ascii="Arial" w:hAnsi="Arial" w:cs="Arial"/>
                    <w:noProof/>
                    <w:webHidden/>
                  </w:rPr>
                  <w:fldChar w:fldCharType="end"/>
                </w:r>
              </w:hyperlink>
            </w:p>
            <w:p w:rsidR="00F97B34" w:rsidRPr="00F97B34" w:rsidRDefault="003C192D">
              <w:pPr>
                <w:pStyle w:val="Verzeichnis3"/>
                <w:tabs>
                  <w:tab w:val="right" w:leader="dot" w:pos="9062"/>
                </w:tabs>
                <w:rPr>
                  <w:rFonts w:ascii="Arial" w:eastAsiaTheme="minorEastAsia" w:hAnsi="Arial" w:cs="Arial"/>
                  <w:noProof/>
                  <w:sz w:val="22"/>
                  <w:lang w:eastAsia="de-DE"/>
                </w:rPr>
              </w:pPr>
              <w:hyperlink w:anchor="_Toc487188847" w:history="1">
                <w:r w:rsidR="00F97B34" w:rsidRPr="00F97B34">
                  <w:rPr>
                    <w:rStyle w:val="Hyperlink"/>
                    <w:rFonts w:ascii="Arial" w:hAnsi="Arial" w:cs="Arial"/>
                    <w:noProof/>
                  </w:rPr>
                  <w:t>2.4.2 C#</w:t>
                </w:r>
                <w:r w:rsidR="00F97B34" w:rsidRPr="00F97B34">
                  <w:rPr>
                    <w:rFonts w:ascii="Arial" w:hAnsi="Arial" w:cs="Arial"/>
                    <w:noProof/>
                    <w:webHidden/>
                  </w:rPr>
                  <w:tab/>
                </w:r>
                <w:r w:rsidR="00F97B34" w:rsidRPr="00F97B34">
                  <w:rPr>
                    <w:rFonts w:ascii="Arial" w:hAnsi="Arial" w:cs="Arial"/>
                    <w:noProof/>
                    <w:webHidden/>
                  </w:rPr>
                  <w:fldChar w:fldCharType="begin"/>
                </w:r>
                <w:r w:rsidR="00F97B34" w:rsidRPr="00F97B34">
                  <w:rPr>
                    <w:rFonts w:ascii="Arial" w:hAnsi="Arial" w:cs="Arial"/>
                    <w:noProof/>
                    <w:webHidden/>
                  </w:rPr>
                  <w:instrText xml:space="preserve"> PAGEREF _Toc487188847 \h </w:instrText>
                </w:r>
                <w:r w:rsidR="00F97B34" w:rsidRPr="00F97B34">
                  <w:rPr>
                    <w:rFonts w:ascii="Arial" w:hAnsi="Arial" w:cs="Arial"/>
                    <w:noProof/>
                    <w:webHidden/>
                  </w:rPr>
                </w:r>
                <w:r w:rsidR="00F97B34" w:rsidRPr="00F97B34">
                  <w:rPr>
                    <w:rFonts w:ascii="Arial" w:hAnsi="Arial" w:cs="Arial"/>
                    <w:noProof/>
                    <w:webHidden/>
                  </w:rPr>
                  <w:fldChar w:fldCharType="separate"/>
                </w:r>
                <w:r w:rsidR="00F97B34" w:rsidRPr="00F97B34">
                  <w:rPr>
                    <w:rFonts w:ascii="Arial" w:hAnsi="Arial" w:cs="Arial"/>
                    <w:noProof/>
                    <w:webHidden/>
                  </w:rPr>
                  <w:t>16</w:t>
                </w:r>
                <w:r w:rsidR="00F97B34" w:rsidRPr="00F97B34">
                  <w:rPr>
                    <w:rFonts w:ascii="Arial" w:hAnsi="Arial" w:cs="Arial"/>
                    <w:noProof/>
                    <w:webHidden/>
                  </w:rPr>
                  <w:fldChar w:fldCharType="end"/>
                </w:r>
              </w:hyperlink>
            </w:p>
            <w:p w:rsidR="00F97B34" w:rsidRPr="00F97B34" w:rsidRDefault="003C192D">
              <w:pPr>
                <w:pStyle w:val="Verzeichnis1"/>
                <w:tabs>
                  <w:tab w:val="right" w:leader="dot" w:pos="9062"/>
                </w:tabs>
                <w:rPr>
                  <w:rFonts w:eastAsiaTheme="minorEastAsia" w:cs="Arial"/>
                  <w:noProof/>
                  <w:sz w:val="22"/>
                  <w:lang w:eastAsia="de-DE"/>
                </w:rPr>
              </w:pPr>
              <w:hyperlink w:anchor="_Toc487188848" w:history="1">
                <w:r w:rsidR="00F97B34" w:rsidRPr="00F97B34">
                  <w:rPr>
                    <w:rStyle w:val="Hyperlink"/>
                    <w:rFonts w:cs="Arial"/>
                    <w:noProof/>
                  </w:rPr>
                  <w:t>3 Konzeption</w:t>
                </w:r>
                <w:r w:rsidR="00F97B34" w:rsidRPr="00F97B34">
                  <w:rPr>
                    <w:rFonts w:cs="Arial"/>
                    <w:noProof/>
                    <w:webHidden/>
                  </w:rPr>
                  <w:tab/>
                </w:r>
                <w:r w:rsidR="00F97B34" w:rsidRPr="00F97B34">
                  <w:rPr>
                    <w:rFonts w:cs="Arial"/>
                    <w:noProof/>
                    <w:webHidden/>
                  </w:rPr>
                  <w:fldChar w:fldCharType="begin"/>
                </w:r>
                <w:r w:rsidR="00F97B34" w:rsidRPr="00F97B34">
                  <w:rPr>
                    <w:rFonts w:cs="Arial"/>
                    <w:noProof/>
                    <w:webHidden/>
                  </w:rPr>
                  <w:instrText xml:space="preserve"> PAGEREF _Toc487188848 \h </w:instrText>
                </w:r>
                <w:r w:rsidR="00F97B34" w:rsidRPr="00F97B34">
                  <w:rPr>
                    <w:rFonts w:cs="Arial"/>
                    <w:noProof/>
                    <w:webHidden/>
                  </w:rPr>
                </w:r>
                <w:r w:rsidR="00F97B34" w:rsidRPr="00F97B34">
                  <w:rPr>
                    <w:rFonts w:cs="Arial"/>
                    <w:noProof/>
                    <w:webHidden/>
                  </w:rPr>
                  <w:fldChar w:fldCharType="separate"/>
                </w:r>
                <w:r w:rsidR="00F97B34" w:rsidRPr="00F97B34">
                  <w:rPr>
                    <w:rFonts w:cs="Arial"/>
                    <w:noProof/>
                    <w:webHidden/>
                  </w:rPr>
                  <w:t>18</w:t>
                </w:r>
                <w:r w:rsidR="00F97B34" w:rsidRPr="00F97B34">
                  <w:rPr>
                    <w:rFonts w:cs="Arial"/>
                    <w:noProof/>
                    <w:webHidden/>
                  </w:rPr>
                  <w:fldChar w:fldCharType="end"/>
                </w:r>
              </w:hyperlink>
            </w:p>
            <w:p w:rsidR="00F97B34" w:rsidRPr="00F97B34" w:rsidRDefault="003C192D">
              <w:pPr>
                <w:pStyle w:val="Verzeichnis2"/>
                <w:tabs>
                  <w:tab w:val="right" w:leader="dot" w:pos="9062"/>
                </w:tabs>
                <w:rPr>
                  <w:rFonts w:ascii="Arial" w:eastAsiaTheme="minorEastAsia" w:hAnsi="Arial" w:cs="Arial"/>
                  <w:noProof/>
                  <w:sz w:val="22"/>
                  <w:lang w:eastAsia="de-DE"/>
                </w:rPr>
              </w:pPr>
              <w:hyperlink w:anchor="_Toc487188849" w:history="1">
                <w:r w:rsidR="00F97B34" w:rsidRPr="00F97B34">
                  <w:rPr>
                    <w:rStyle w:val="Hyperlink"/>
                    <w:rFonts w:ascii="Arial" w:hAnsi="Arial" w:cs="Arial"/>
                    <w:noProof/>
                  </w:rPr>
                  <w:t>3.1 Serverseitig</w:t>
                </w:r>
                <w:r w:rsidR="00F97B34" w:rsidRPr="00F97B34">
                  <w:rPr>
                    <w:rFonts w:ascii="Arial" w:hAnsi="Arial" w:cs="Arial"/>
                    <w:noProof/>
                    <w:webHidden/>
                  </w:rPr>
                  <w:tab/>
                </w:r>
                <w:r w:rsidR="00F97B34" w:rsidRPr="00F97B34">
                  <w:rPr>
                    <w:rFonts w:ascii="Arial" w:hAnsi="Arial" w:cs="Arial"/>
                    <w:noProof/>
                    <w:webHidden/>
                  </w:rPr>
                  <w:fldChar w:fldCharType="begin"/>
                </w:r>
                <w:r w:rsidR="00F97B34" w:rsidRPr="00F97B34">
                  <w:rPr>
                    <w:rFonts w:ascii="Arial" w:hAnsi="Arial" w:cs="Arial"/>
                    <w:noProof/>
                    <w:webHidden/>
                  </w:rPr>
                  <w:instrText xml:space="preserve"> PAGEREF _Toc487188849 \h </w:instrText>
                </w:r>
                <w:r w:rsidR="00F97B34" w:rsidRPr="00F97B34">
                  <w:rPr>
                    <w:rFonts w:ascii="Arial" w:hAnsi="Arial" w:cs="Arial"/>
                    <w:noProof/>
                    <w:webHidden/>
                  </w:rPr>
                </w:r>
                <w:r w:rsidR="00F97B34" w:rsidRPr="00F97B34">
                  <w:rPr>
                    <w:rFonts w:ascii="Arial" w:hAnsi="Arial" w:cs="Arial"/>
                    <w:noProof/>
                    <w:webHidden/>
                  </w:rPr>
                  <w:fldChar w:fldCharType="separate"/>
                </w:r>
                <w:r w:rsidR="00F97B34" w:rsidRPr="00F97B34">
                  <w:rPr>
                    <w:rFonts w:ascii="Arial" w:hAnsi="Arial" w:cs="Arial"/>
                    <w:noProof/>
                    <w:webHidden/>
                  </w:rPr>
                  <w:t>18</w:t>
                </w:r>
                <w:r w:rsidR="00F97B34" w:rsidRPr="00F97B34">
                  <w:rPr>
                    <w:rFonts w:ascii="Arial" w:hAnsi="Arial" w:cs="Arial"/>
                    <w:noProof/>
                    <w:webHidden/>
                  </w:rPr>
                  <w:fldChar w:fldCharType="end"/>
                </w:r>
              </w:hyperlink>
            </w:p>
            <w:p w:rsidR="00F97B34" w:rsidRPr="00F97B34" w:rsidRDefault="003C192D">
              <w:pPr>
                <w:pStyle w:val="Verzeichnis3"/>
                <w:tabs>
                  <w:tab w:val="right" w:leader="dot" w:pos="9062"/>
                </w:tabs>
                <w:rPr>
                  <w:rFonts w:ascii="Arial" w:eastAsiaTheme="minorEastAsia" w:hAnsi="Arial" w:cs="Arial"/>
                  <w:noProof/>
                  <w:sz w:val="22"/>
                  <w:lang w:eastAsia="de-DE"/>
                </w:rPr>
              </w:pPr>
              <w:hyperlink w:anchor="_Toc487188850" w:history="1">
                <w:r w:rsidR="00F97B34" w:rsidRPr="00F97B34">
                  <w:rPr>
                    <w:rStyle w:val="Hyperlink"/>
                    <w:rFonts w:ascii="Arial" w:hAnsi="Arial" w:cs="Arial"/>
                    <w:noProof/>
                  </w:rPr>
                  <w:t>3.1.1 Datenbank- und Speicherstruktur</w:t>
                </w:r>
                <w:r w:rsidR="00F97B34" w:rsidRPr="00F97B34">
                  <w:rPr>
                    <w:rFonts w:ascii="Arial" w:hAnsi="Arial" w:cs="Arial"/>
                    <w:noProof/>
                    <w:webHidden/>
                  </w:rPr>
                  <w:tab/>
                </w:r>
                <w:r w:rsidR="00F97B34" w:rsidRPr="00F97B34">
                  <w:rPr>
                    <w:rFonts w:ascii="Arial" w:hAnsi="Arial" w:cs="Arial"/>
                    <w:noProof/>
                    <w:webHidden/>
                  </w:rPr>
                  <w:fldChar w:fldCharType="begin"/>
                </w:r>
                <w:r w:rsidR="00F97B34" w:rsidRPr="00F97B34">
                  <w:rPr>
                    <w:rFonts w:ascii="Arial" w:hAnsi="Arial" w:cs="Arial"/>
                    <w:noProof/>
                    <w:webHidden/>
                  </w:rPr>
                  <w:instrText xml:space="preserve"> PAGEREF _Toc487188850 \h </w:instrText>
                </w:r>
                <w:r w:rsidR="00F97B34" w:rsidRPr="00F97B34">
                  <w:rPr>
                    <w:rFonts w:ascii="Arial" w:hAnsi="Arial" w:cs="Arial"/>
                    <w:noProof/>
                    <w:webHidden/>
                  </w:rPr>
                </w:r>
                <w:r w:rsidR="00F97B34" w:rsidRPr="00F97B34">
                  <w:rPr>
                    <w:rFonts w:ascii="Arial" w:hAnsi="Arial" w:cs="Arial"/>
                    <w:noProof/>
                    <w:webHidden/>
                  </w:rPr>
                  <w:fldChar w:fldCharType="separate"/>
                </w:r>
                <w:r w:rsidR="00F97B34" w:rsidRPr="00F97B34">
                  <w:rPr>
                    <w:rFonts w:ascii="Arial" w:hAnsi="Arial" w:cs="Arial"/>
                    <w:noProof/>
                    <w:webHidden/>
                  </w:rPr>
                  <w:t>18</w:t>
                </w:r>
                <w:r w:rsidR="00F97B34" w:rsidRPr="00F97B34">
                  <w:rPr>
                    <w:rFonts w:ascii="Arial" w:hAnsi="Arial" w:cs="Arial"/>
                    <w:noProof/>
                    <w:webHidden/>
                  </w:rPr>
                  <w:fldChar w:fldCharType="end"/>
                </w:r>
              </w:hyperlink>
            </w:p>
            <w:p w:rsidR="00F97B34" w:rsidRPr="00F97B34" w:rsidRDefault="003C192D">
              <w:pPr>
                <w:pStyle w:val="Verzeichnis3"/>
                <w:tabs>
                  <w:tab w:val="right" w:leader="dot" w:pos="9062"/>
                </w:tabs>
                <w:rPr>
                  <w:rFonts w:ascii="Arial" w:eastAsiaTheme="minorEastAsia" w:hAnsi="Arial" w:cs="Arial"/>
                  <w:noProof/>
                  <w:sz w:val="22"/>
                  <w:lang w:eastAsia="de-DE"/>
                </w:rPr>
              </w:pPr>
              <w:hyperlink w:anchor="_Toc487188851" w:history="1">
                <w:r w:rsidR="00F97B34" w:rsidRPr="00F97B34">
                  <w:rPr>
                    <w:rStyle w:val="Hyperlink"/>
                    <w:rFonts w:ascii="Arial" w:hAnsi="Arial" w:cs="Arial"/>
                    <w:noProof/>
                  </w:rPr>
                  <w:t>3.1.2 Webinterface</w:t>
                </w:r>
                <w:r w:rsidR="00F97B34" w:rsidRPr="00F97B34">
                  <w:rPr>
                    <w:rFonts w:ascii="Arial" w:hAnsi="Arial" w:cs="Arial"/>
                    <w:noProof/>
                    <w:webHidden/>
                  </w:rPr>
                  <w:tab/>
                </w:r>
                <w:r w:rsidR="00F97B34" w:rsidRPr="00F97B34">
                  <w:rPr>
                    <w:rFonts w:ascii="Arial" w:hAnsi="Arial" w:cs="Arial"/>
                    <w:noProof/>
                    <w:webHidden/>
                  </w:rPr>
                  <w:fldChar w:fldCharType="begin"/>
                </w:r>
                <w:r w:rsidR="00F97B34" w:rsidRPr="00F97B34">
                  <w:rPr>
                    <w:rFonts w:ascii="Arial" w:hAnsi="Arial" w:cs="Arial"/>
                    <w:noProof/>
                    <w:webHidden/>
                  </w:rPr>
                  <w:instrText xml:space="preserve"> PAGEREF _Toc487188851 \h </w:instrText>
                </w:r>
                <w:r w:rsidR="00F97B34" w:rsidRPr="00F97B34">
                  <w:rPr>
                    <w:rFonts w:ascii="Arial" w:hAnsi="Arial" w:cs="Arial"/>
                    <w:noProof/>
                    <w:webHidden/>
                  </w:rPr>
                </w:r>
                <w:r w:rsidR="00F97B34" w:rsidRPr="00F97B34">
                  <w:rPr>
                    <w:rFonts w:ascii="Arial" w:hAnsi="Arial" w:cs="Arial"/>
                    <w:noProof/>
                    <w:webHidden/>
                  </w:rPr>
                  <w:fldChar w:fldCharType="separate"/>
                </w:r>
                <w:r w:rsidR="00F97B34" w:rsidRPr="00F97B34">
                  <w:rPr>
                    <w:rFonts w:ascii="Arial" w:hAnsi="Arial" w:cs="Arial"/>
                    <w:noProof/>
                    <w:webHidden/>
                  </w:rPr>
                  <w:t>21</w:t>
                </w:r>
                <w:r w:rsidR="00F97B34" w:rsidRPr="00F97B34">
                  <w:rPr>
                    <w:rFonts w:ascii="Arial" w:hAnsi="Arial" w:cs="Arial"/>
                    <w:noProof/>
                    <w:webHidden/>
                  </w:rPr>
                  <w:fldChar w:fldCharType="end"/>
                </w:r>
              </w:hyperlink>
            </w:p>
            <w:p w:rsidR="00F97B34" w:rsidRPr="00F97B34" w:rsidRDefault="003C192D">
              <w:pPr>
                <w:pStyle w:val="Verzeichnis3"/>
                <w:tabs>
                  <w:tab w:val="right" w:leader="dot" w:pos="9062"/>
                </w:tabs>
                <w:rPr>
                  <w:rFonts w:ascii="Arial" w:eastAsiaTheme="minorEastAsia" w:hAnsi="Arial" w:cs="Arial"/>
                  <w:noProof/>
                  <w:sz w:val="22"/>
                  <w:lang w:eastAsia="de-DE"/>
                </w:rPr>
              </w:pPr>
              <w:hyperlink w:anchor="_Toc487188852" w:history="1">
                <w:r w:rsidR="00F97B34" w:rsidRPr="00F97B34">
                  <w:rPr>
                    <w:rStyle w:val="Hyperlink"/>
                    <w:rFonts w:ascii="Arial" w:hAnsi="Arial" w:cs="Arial"/>
                    <w:noProof/>
                  </w:rPr>
                  <w:t>3.1.3 Zugangsbeschränkung und Rechteverwaltung</w:t>
                </w:r>
                <w:r w:rsidR="00F97B34" w:rsidRPr="00F97B34">
                  <w:rPr>
                    <w:rFonts w:ascii="Arial" w:hAnsi="Arial" w:cs="Arial"/>
                    <w:noProof/>
                    <w:webHidden/>
                  </w:rPr>
                  <w:tab/>
                </w:r>
                <w:r w:rsidR="00F97B34" w:rsidRPr="00F97B34">
                  <w:rPr>
                    <w:rFonts w:ascii="Arial" w:hAnsi="Arial" w:cs="Arial"/>
                    <w:noProof/>
                    <w:webHidden/>
                  </w:rPr>
                  <w:fldChar w:fldCharType="begin"/>
                </w:r>
                <w:r w:rsidR="00F97B34" w:rsidRPr="00F97B34">
                  <w:rPr>
                    <w:rFonts w:ascii="Arial" w:hAnsi="Arial" w:cs="Arial"/>
                    <w:noProof/>
                    <w:webHidden/>
                  </w:rPr>
                  <w:instrText xml:space="preserve"> PAGEREF _Toc487188852 \h </w:instrText>
                </w:r>
                <w:r w:rsidR="00F97B34" w:rsidRPr="00F97B34">
                  <w:rPr>
                    <w:rFonts w:ascii="Arial" w:hAnsi="Arial" w:cs="Arial"/>
                    <w:noProof/>
                    <w:webHidden/>
                  </w:rPr>
                </w:r>
                <w:r w:rsidR="00F97B34" w:rsidRPr="00F97B34">
                  <w:rPr>
                    <w:rFonts w:ascii="Arial" w:hAnsi="Arial" w:cs="Arial"/>
                    <w:noProof/>
                    <w:webHidden/>
                  </w:rPr>
                  <w:fldChar w:fldCharType="separate"/>
                </w:r>
                <w:r w:rsidR="00F97B34" w:rsidRPr="00F97B34">
                  <w:rPr>
                    <w:rFonts w:ascii="Arial" w:hAnsi="Arial" w:cs="Arial"/>
                    <w:noProof/>
                    <w:webHidden/>
                  </w:rPr>
                  <w:t>22</w:t>
                </w:r>
                <w:r w:rsidR="00F97B34" w:rsidRPr="00F97B34">
                  <w:rPr>
                    <w:rFonts w:ascii="Arial" w:hAnsi="Arial" w:cs="Arial"/>
                    <w:noProof/>
                    <w:webHidden/>
                  </w:rPr>
                  <w:fldChar w:fldCharType="end"/>
                </w:r>
              </w:hyperlink>
            </w:p>
            <w:p w:rsidR="00F97B34" w:rsidRPr="00F97B34" w:rsidRDefault="003C192D">
              <w:pPr>
                <w:pStyle w:val="Verzeichnis2"/>
                <w:tabs>
                  <w:tab w:val="right" w:leader="dot" w:pos="9062"/>
                </w:tabs>
                <w:rPr>
                  <w:rFonts w:ascii="Arial" w:eastAsiaTheme="minorEastAsia" w:hAnsi="Arial" w:cs="Arial"/>
                  <w:noProof/>
                  <w:sz w:val="22"/>
                  <w:lang w:eastAsia="de-DE"/>
                </w:rPr>
              </w:pPr>
              <w:hyperlink w:anchor="_Toc487188853" w:history="1">
                <w:r w:rsidR="00F97B34" w:rsidRPr="00F97B34">
                  <w:rPr>
                    <w:rStyle w:val="Hyperlink"/>
                    <w:rFonts w:ascii="Arial" w:hAnsi="Arial" w:cs="Arial"/>
                    <w:noProof/>
                  </w:rPr>
                  <w:t>3.2 Clientseitig</w:t>
                </w:r>
                <w:r w:rsidR="00F97B34" w:rsidRPr="00F97B34">
                  <w:rPr>
                    <w:rFonts w:ascii="Arial" w:hAnsi="Arial" w:cs="Arial"/>
                    <w:noProof/>
                    <w:webHidden/>
                  </w:rPr>
                  <w:tab/>
                </w:r>
                <w:r w:rsidR="00F97B34" w:rsidRPr="00F97B34">
                  <w:rPr>
                    <w:rFonts w:ascii="Arial" w:hAnsi="Arial" w:cs="Arial"/>
                    <w:noProof/>
                    <w:webHidden/>
                  </w:rPr>
                  <w:fldChar w:fldCharType="begin"/>
                </w:r>
                <w:r w:rsidR="00F97B34" w:rsidRPr="00F97B34">
                  <w:rPr>
                    <w:rFonts w:ascii="Arial" w:hAnsi="Arial" w:cs="Arial"/>
                    <w:noProof/>
                    <w:webHidden/>
                  </w:rPr>
                  <w:instrText xml:space="preserve"> PAGEREF _Toc487188853 \h </w:instrText>
                </w:r>
                <w:r w:rsidR="00F97B34" w:rsidRPr="00F97B34">
                  <w:rPr>
                    <w:rFonts w:ascii="Arial" w:hAnsi="Arial" w:cs="Arial"/>
                    <w:noProof/>
                    <w:webHidden/>
                  </w:rPr>
                </w:r>
                <w:r w:rsidR="00F97B34" w:rsidRPr="00F97B34">
                  <w:rPr>
                    <w:rFonts w:ascii="Arial" w:hAnsi="Arial" w:cs="Arial"/>
                    <w:noProof/>
                    <w:webHidden/>
                  </w:rPr>
                  <w:fldChar w:fldCharType="separate"/>
                </w:r>
                <w:r w:rsidR="00F97B34" w:rsidRPr="00F97B34">
                  <w:rPr>
                    <w:rFonts w:ascii="Arial" w:hAnsi="Arial" w:cs="Arial"/>
                    <w:noProof/>
                    <w:webHidden/>
                  </w:rPr>
                  <w:t>23</w:t>
                </w:r>
                <w:r w:rsidR="00F97B34" w:rsidRPr="00F97B34">
                  <w:rPr>
                    <w:rFonts w:ascii="Arial" w:hAnsi="Arial" w:cs="Arial"/>
                    <w:noProof/>
                    <w:webHidden/>
                  </w:rPr>
                  <w:fldChar w:fldCharType="end"/>
                </w:r>
              </w:hyperlink>
            </w:p>
            <w:p w:rsidR="00F97B34" w:rsidRPr="00F97B34" w:rsidRDefault="003C192D">
              <w:pPr>
                <w:pStyle w:val="Verzeichnis3"/>
                <w:tabs>
                  <w:tab w:val="right" w:leader="dot" w:pos="9062"/>
                </w:tabs>
                <w:rPr>
                  <w:rFonts w:ascii="Arial" w:eastAsiaTheme="minorEastAsia" w:hAnsi="Arial" w:cs="Arial"/>
                  <w:noProof/>
                  <w:sz w:val="22"/>
                  <w:lang w:eastAsia="de-DE"/>
                </w:rPr>
              </w:pPr>
              <w:hyperlink w:anchor="_Toc487188854" w:history="1">
                <w:r w:rsidR="00F97B34" w:rsidRPr="00F97B34">
                  <w:rPr>
                    <w:rStyle w:val="Hyperlink"/>
                    <w:rFonts w:ascii="Arial" w:hAnsi="Arial" w:cs="Arial"/>
                    <w:noProof/>
                  </w:rPr>
                  <w:t>3.2.1 Benutzeroberfläche</w:t>
                </w:r>
                <w:r w:rsidR="00F97B34" w:rsidRPr="00F97B34">
                  <w:rPr>
                    <w:rFonts w:ascii="Arial" w:hAnsi="Arial" w:cs="Arial"/>
                    <w:noProof/>
                    <w:webHidden/>
                  </w:rPr>
                  <w:tab/>
                </w:r>
                <w:r w:rsidR="00F97B34" w:rsidRPr="00F97B34">
                  <w:rPr>
                    <w:rFonts w:ascii="Arial" w:hAnsi="Arial" w:cs="Arial"/>
                    <w:noProof/>
                    <w:webHidden/>
                  </w:rPr>
                  <w:fldChar w:fldCharType="begin"/>
                </w:r>
                <w:r w:rsidR="00F97B34" w:rsidRPr="00F97B34">
                  <w:rPr>
                    <w:rFonts w:ascii="Arial" w:hAnsi="Arial" w:cs="Arial"/>
                    <w:noProof/>
                    <w:webHidden/>
                  </w:rPr>
                  <w:instrText xml:space="preserve"> PAGEREF _Toc487188854 \h </w:instrText>
                </w:r>
                <w:r w:rsidR="00F97B34" w:rsidRPr="00F97B34">
                  <w:rPr>
                    <w:rFonts w:ascii="Arial" w:hAnsi="Arial" w:cs="Arial"/>
                    <w:noProof/>
                    <w:webHidden/>
                  </w:rPr>
                </w:r>
                <w:r w:rsidR="00F97B34" w:rsidRPr="00F97B34">
                  <w:rPr>
                    <w:rFonts w:ascii="Arial" w:hAnsi="Arial" w:cs="Arial"/>
                    <w:noProof/>
                    <w:webHidden/>
                  </w:rPr>
                  <w:fldChar w:fldCharType="separate"/>
                </w:r>
                <w:r w:rsidR="00F97B34" w:rsidRPr="00F97B34">
                  <w:rPr>
                    <w:rFonts w:ascii="Arial" w:hAnsi="Arial" w:cs="Arial"/>
                    <w:noProof/>
                    <w:webHidden/>
                  </w:rPr>
                  <w:t>23</w:t>
                </w:r>
                <w:r w:rsidR="00F97B34" w:rsidRPr="00F97B34">
                  <w:rPr>
                    <w:rFonts w:ascii="Arial" w:hAnsi="Arial" w:cs="Arial"/>
                    <w:noProof/>
                    <w:webHidden/>
                  </w:rPr>
                  <w:fldChar w:fldCharType="end"/>
                </w:r>
              </w:hyperlink>
            </w:p>
            <w:p w:rsidR="00F97B34" w:rsidRPr="00F97B34" w:rsidRDefault="003C192D">
              <w:pPr>
                <w:pStyle w:val="Verzeichnis3"/>
                <w:tabs>
                  <w:tab w:val="right" w:leader="dot" w:pos="9062"/>
                </w:tabs>
                <w:rPr>
                  <w:rFonts w:ascii="Arial" w:eastAsiaTheme="minorEastAsia" w:hAnsi="Arial" w:cs="Arial"/>
                  <w:noProof/>
                  <w:sz w:val="22"/>
                  <w:lang w:eastAsia="de-DE"/>
                </w:rPr>
              </w:pPr>
              <w:hyperlink w:anchor="_Toc487188855" w:history="1">
                <w:r w:rsidR="00F97B34" w:rsidRPr="00F97B34">
                  <w:rPr>
                    <w:rStyle w:val="Hyperlink"/>
                    <w:rFonts w:ascii="Arial" w:hAnsi="Arial" w:cs="Arial"/>
                    <w:noProof/>
                  </w:rPr>
                  <w:t>3.2.2 Serielle Schnittstelle zur Waage</w:t>
                </w:r>
                <w:r w:rsidR="00F97B34" w:rsidRPr="00F97B34">
                  <w:rPr>
                    <w:rFonts w:ascii="Arial" w:hAnsi="Arial" w:cs="Arial"/>
                    <w:noProof/>
                    <w:webHidden/>
                  </w:rPr>
                  <w:tab/>
                </w:r>
                <w:r w:rsidR="00F97B34" w:rsidRPr="00F97B34">
                  <w:rPr>
                    <w:rFonts w:ascii="Arial" w:hAnsi="Arial" w:cs="Arial"/>
                    <w:noProof/>
                    <w:webHidden/>
                  </w:rPr>
                  <w:fldChar w:fldCharType="begin"/>
                </w:r>
                <w:r w:rsidR="00F97B34" w:rsidRPr="00F97B34">
                  <w:rPr>
                    <w:rFonts w:ascii="Arial" w:hAnsi="Arial" w:cs="Arial"/>
                    <w:noProof/>
                    <w:webHidden/>
                  </w:rPr>
                  <w:instrText xml:space="preserve"> PAGEREF _Toc487188855 \h </w:instrText>
                </w:r>
                <w:r w:rsidR="00F97B34" w:rsidRPr="00F97B34">
                  <w:rPr>
                    <w:rFonts w:ascii="Arial" w:hAnsi="Arial" w:cs="Arial"/>
                    <w:noProof/>
                    <w:webHidden/>
                  </w:rPr>
                </w:r>
                <w:r w:rsidR="00F97B34" w:rsidRPr="00F97B34">
                  <w:rPr>
                    <w:rFonts w:ascii="Arial" w:hAnsi="Arial" w:cs="Arial"/>
                    <w:noProof/>
                    <w:webHidden/>
                  </w:rPr>
                  <w:fldChar w:fldCharType="separate"/>
                </w:r>
                <w:r w:rsidR="00F97B34" w:rsidRPr="00F97B34">
                  <w:rPr>
                    <w:rFonts w:ascii="Arial" w:hAnsi="Arial" w:cs="Arial"/>
                    <w:noProof/>
                    <w:webHidden/>
                  </w:rPr>
                  <w:t>24</w:t>
                </w:r>
                <w:r w:rsidR="00F97B34" w:rsidRPr="00F97B34">
                  <w:rPr>
                    <w:rFonts w:ascii="Arial" w:hAnsi="Arial" w:cs="Arial"/>
                    <w:noProof/>
                    <w:webHidden/>
                  </w:rPr>
                  <w:fldChar w:fldCharType="end"/>
                </w:r>
              </w:hyperlink>
            </w:p>
            <w:p w:rsidR="00F97B34" w:rsidRPr="00F97B34" w:rsidRDefault="003C192D">
              <w:pPr>
                <w:pStyle w:val="Verzeichnis3"/>
                <w:tabs>
                  <w:tab w:val="right" w:leader="dot" w:pos="9062"/>
                </w:tabs>
                <w:rPr>
                  <w:rFonts w:ascii="Arial" w:eastAsiaTheme="minorEastAsia" w:hAnsi="Arial" w:cs="Arial"/>
                  <w:noProof/>
                  <w:sz w:val="22"/>
                  <w:lang w:eastAsia="de-DE"/>
                </w:rPr>
              </w:pPr>
              <w:hyperlink w:anchor="_Toc487188856" w:history="1">
                <w:r w:rsidR="00F97B34" w:rsidRPr="00F97B34">
                  <w:rPr>
                    <w:rStyle w:val="Hyperlink"/>
                    <w:rFonts w:ascii="Arial" w:hAnsi="Arial" w:cs="Arial"/>
                    <w:noProof/>
                  </w:rPr>
                  <w:t>3.2.3 Datenbankschnittstelle</w:t>
                </w:r>
                <w:r w:rsidR="00F97B34" w:rsidRPr="00F97B34">
                  <w:rPr>
                    <w:rFonts w:ascii="Arial" w:hAnsi="Arial" w:cs="Arial"/>
                    <w:noProof/>
                    <w:webHidden/>
                  </w:rPr>
                  <w:tab/>
                </w:r>
                <w:r w:rsidR="00F97B34" w:rsidRPr="00F97B34">
                  <w:rPr>
                    <w:rFonts w:ascii="Arial" w:hAnsi="Arial" w:cs="Arial"/>
                    <w:noProof/>
                    <w:webHidden/>
                  </w:rPr>
                  <w:fldChar w:fldCharType="begin"/>
                </w:r>
                <w:r w:rsidR="00F97B34" w:rsidRPr="00F97B34">
                  <w:rPr>
                    <w:rFonts w:ascii="Arial" w:hAnsi="Arial" w:cs="Arial"/>
                    <w:noProof/>
                    <w:webHidden/>
                  </w:rPr>
                  <w:instrText xml:space="preserve"> PAGEREF _Toc487188856 \h </w:instrText>
                </w:r>
                <w:r w:rsidR="00F97B34" w:rsidRPr="00F97B34">
                  <w:rPr>
                    <w:rFonts w:ascii="Arial" w:hAnsi="Arial" w:cs="Arial"/>
                    <w:noProof/>
                    <w:webHidden/>
                  </w:rPr>
                </w:r>
                <w:r w:rsidR="00F97B34" w:rsidRPr="00F97B34">
                  <w:rPr>
                    <w:rFonts w:ascii="Arial" w:hAnsi="Arial" w:cs="Arial"/>
                    <w:noProof/>
                    <w:webHidden/>
                  </w:rPr>
                  <w:fldChar w:fldCharType="separate"/>
                </w:r>
                <w:r w:rsidR="00F97B34" w:rsidRPr="00F97B34">
                  <w:rPr>
                    <w:rFonts w:ascii="Arial" w:hAnsi="Arial" w:cs="Arial"/>
                    <w:noProof/>
                    <w:webHidden/>
                  </w:rPr>
                  <w:t>24</w:t>
                </w:r>
                <w:r w:rsidR="00F97B34" w:rsidRPr="00F97B34">
                  <w:rPr>
                    <w:rFonts w:ascii="Arial" w:hAnsi="Arial" w:cs="Arial"/>
                    <w:noProof/>
                    <w:webHidden/>
                  </w:rPr>
                  <w:fldChar w:fldCharType="end"/>
                </w:r>
              </w:hyperlink>
            </w:p>
            <w:p w:rsidR="00F97B34" w:rsidRPr="00F97B34" w:rsidRDefault="003C192D">
              <w:pPr>
                <w:pStyle w:val="Verzeichnis1"/>
                <w:tabs>
                  <w:tab w:val="right" w:leader="dot" w:pos="9062"/>
                </w:tabs>
                <w:rPr>
                  <w:rFonts w:eastAsiaTheme="minorEastAsia" w:cs="Arial"/>
                  <w:noProof/>
                  <w:sz w:val="22"/>
                  <w:lang w:eastAsia="de-DE"/>
                </w:rPr>
              </w:pPr>
              <w:hyperlink w:anchor="_Toc487188857" w:history="1">
                <w:r w:rsidR="00F97B34" w:rsidRPr="00F97B34">
                  <w:rPr>
                    <w:rStyle w:val="Hyperlink"/>
                    <w:rFonts w:cs="Arial"/>
                    <w:noProof/>
                  </w:rPr>
                  <w:t>4 Geräte und Software</w:t>
                </w:r>
                <w:r w:rsidR="00F97B34" w:rsidRPr="00F97B34">
                  <w:rPr>
                    <w:rFonts w:cs="Arial"/>
                    <w:noProof/>
                    <w:webHidden/>
                  </w:rPr>
                  <w:tab/>
                </w:r>
                <w:r w:rsidR="00F97B34" w:rsidRPr="00F97B34">
                  <w:rPr>
                    <w:rFonts w:cs="Arial"/>
                    <w:noProof/>
                    <w:webHidden/>
                  </w:rPr>
                  <w:fldChar w:fldCharType="begin"/>
                </w:r>
                <w:r w:rsidR="00F97B34" w:rsidRPr="00F97B34">
                  <w:rPr>
                    <w:rFonts w:cs="Arial"/>
                    <w:noProof/>
                    <w:webHidden/>
                  </w:rPr>
                  <w:instrText xml:space="preserve"> PAGEREF _Toc487188857 \h </w:instrText>
                </w:r>
                <w:r w:rsidR="00F97B34" w:rsidRPr="00F97B34">
                  <w:rPr>
                    <w:rFonts w:cs="Arial"/>
                    <w:noProof/>
                    <w:webHidden/>
                  </w:rPr>
                </w:r>
                <w:r w:rsidR="00F97B34" w:rsidRPr="00F97B34">
                  <w:rPr>
                    <w:rFonts w:cs="Arial"/>
                    <w:noProof/>
                    <w:webHidden/>
                  </w:rPr>
                  <w:fldChar w:fldCharType="separate"/>
                </w:r>
                <w:r w:rsidR="00F97B34" w:rsidRPr="00F97B34">
                  <w:rPr>
                    <w:rFonts w:cs="Arial"/>
                    <w:noProof/>
                    <w:webHidden/>
                  </w:rPr>
                  <w:t>26</w:t>
                </w:r>
                <w:r w:rsidR="00F97B34" w:rsidRPr="00F97B34">
                  <w:rPr>
                    <w:rFonts w:cs="Arial"/>
                    <w:noProof/>
                    <w:webHidden/>
                  </w:rPr>
                  <w:fldChar w:fldCharType="end"/>
                </w:r>
              </w:hyperlink>
            </w:p>
            <w:p w:rsidR="00F97B34" w:rsidRPr="00F97B34" w:rsidRDefault="003C192D">
              <w:pPr>
                <w:pStyle w:val="Verzeichnis1"/>
                <w:tabs>
                  <w:tab w:val="right" w:leader="dot" w:pos="9062"/>
                </w:tabs>
                <w:rPr>
                  <w:rFonts w:eastAsiaTheme="minorEastAsia" w:cs="Arial"/>
                  <w:noProof/>
                  <w:sz w:val="22"/>
                  <w:lang w:eastAsia="de-DE"/>
                </w:rPr>
              </w:pPr>
              <w:hyperlink w:anchor="_Toc487188858" w:history="1">
                <w:r w:rsidR="00F97B34" w:rsidRPr="00F97B34">
                  <w:rPr>
                    <w:rStyle w:val="Hyperlink"/>
                    <w:rFonts w:cs="Arial"/>
                    <w:noProof/>
                  </w:rPr>
                  <w:t>5 Implementation</w:t>
                </w:r>
                <w:r w:rsidR="00F97B34" w:rsidRPr="00F97B34">
                  <w:rPr>
                    <w:rFonts w:cs="Arial"/>
                    <w:noProof/>
                    <w:webHidden/>
                  </w:rPr>
                  <w:tab/>
                </w:r>
                <w:r w:rsidR="00F97B34" w:rsidRPr="00F97B34">
                  <w:rPr>
                    <w:rFonts w:cs="Arial"/>
                    <w:noProof/>
                    <w:webHidden/>
                  </w:rPr>
                  <w:fldChar w:fldCharType="begin"/>
                </w:r>
                <w:r w:rsidR="00F97B34" w:rsidRPr="00F97B34">
                  <w:rPr>
                    <w:rFonts w:cs="Arial"/>
                    <w:noProof/>
                    <w:webHidden/>
                  </w:rPr>
                  <w:instrText xml:space="preserve"> PAGEREF _Toc487188858 \h </w:instrText>
                </w:r>
                <w:r w:rsidR="00F97B34" w:rsidRPr="00F97B34">
                  <w:rPr>
                    <w:rFonts w:cs="Arial"/>
                    <w:noProof/>
                    <w:webHidden/>
                  </w:rPr>
                </w:r>
                <w:r w:rsidR="00F97B34" w:rsidRPr="00F97B34">
                  <w:rPr>
                    <w:rFonts w:cs="Arial"/>
                    <w:noProof/>
                    <w:webHidden/>
                  </w:rPr>
                  <w:fldChar w:fldCharType="separate"/>
                </w:r>
                <w:r w:rsidR="00F97B34" w:rsidRPr="00F97B34">
                  <w:rPr>
                    <w:rFonts w:cs="Arial"/>
                    <w:noProof/>
                    <w:webHidden/>
                  </w:rPr>
                  <w:t>27</w:t>
                </w:r>
                <w:r w:rsidR="00F97B34" w:rsidRPr="00F97B34">
                  <w:rPr>
                    <w:rFonts w:cs="Arial"/>
                    <w:noProof/>
                    <w:webHidden/>
                  </w:rPr>
                  <w:fldChar w:fldCharType="end"/>
                </w:r>
              </w:hyperlink>
            </w:p>
            <w:p w:rsidR="00F97B34" w:rsidRPr="00F97B34" w:rsidRDefault="003C192D">
              <w:pPr>
                <w:pStyle w:val="Verzeichnis2"/>
                <w:tabs>
                  <w:tab w:val="right" w:leader="dot" w:pos="9062"/>
                </w:tabs>
                <w:rPr>
                  <w:rFonts w:ascii="Arial" w:eastAsiaTheme="minorEastAsia" w:hAnsi="Arial" w:cs="Arial"/>
                  <w:noProof/>
                  <w:sz w:val="22"/>
                  <w:lang w:eastAsia="de-DE"/>
                </w:rPr>
              </w:pPr>
              <w:hyperlink w:anchor="_Toc487188859" w:history="1">
                <w:r w:rsidR="00F97B34" w:rsidRPr="00F97B34">
                  <w:rPr>
                    <w:rStyle w:val="Hyperlink"/>
                    <w:rFonts w:ascii="Arial" w:hAnsi="Arial" w:cs="Arial"/>
                    <w:noProof/>
                  </w:rPr>
                  <w:t>5.1 Serverseitig</w:t>
                </w:r>
                <w:r w:rsidR="00F97B34" w:rsidRPr="00F97B34">
                  <w:rPr>
                    <w:rFonts w:ascii="Arial" w:hAnsi="Arial" w:cs="Arial"/>
                    <w:noProof/>
                    <w:webHidden/>
                  </w:rPr>
                  <w:tab/>
                </w:r>
                <w:r w:rsidR="00F97B34" w:rsidRPr="00F97B34">
                  <w:rPr>
                    <w:rFonts w:ascii="Arial" w:hAnsi="Arial" w:cs="Arial"/>
                    <w:noProof/>
                    <w:webHidden/>
                  </w:rPr>
                  <w:fldChar w:fldCharType="begin"/>
                </w:r>
                <w:r w:rsidR="00F97B34" w:rsidRPr="00F97B34">
                  <w:rPr>
                    <w:rFonts w:ascii="Arial" w:hAnsi="Arial" w:cs="Arial"/>
                    <w:noProof/>
                    <w:webHidden/>
                  </w:rPr>
                  <w:instrText xml:space="preserve"> PAGEREF _Toc487188859 \h </w:instrText>
                </w:r>
                <w:r w:rsidR="00F97B34" w:rsidRPr="00F97B34">
                  <w:rPr>
                    <w:rFonts w:ascii="Arial" w:hAnsi="Arial" w:cs="Arial"/>
                    <w:noProof/>
                    <w:webHidden/>
                  </w:rPr>
                </w:r>
                <w:r w:rsidR="00F97B34" w:rsidRPr="00F97B34">
                  <w:rPr>
                    <w:rFonts w:ascii="Arial" w:hAnsi="Arial" w:cs="Arial"/>
                    <w:noProof/>
                    <w:webHidden/>
                  </w:rPr>
                  <w:fldChar w:fldCharType="separate"/>
                </w:r>
                <w:r w:rsidR="00F97B34" w:rsidRPr="00F97B34">
                  <w:rPr>
                    <w:rFonts w:ascii="Arial" w:hAnsi="Arial" w:cs="Arial"/>
                    <w:noProof/>
                    <w:webHidden/>
                  </w:rPr>
                  <w:t>27</w:t>
                </w:r>
                <w:r w:rsidR="00F97B34" w:rsidRPr="00F97B34">
                  <w:rPr>
                    <w:rFonts w:ascii="Arial" w:hAnsi="Arial" w:cs="Arial"/>
                    <w:noProof/>
                    <w:webHidden/>
                  </w:rPr>
                  <w:fldChar w:fldCharType="end"/>
                </w:r>
              </w:hyperlink>
            </w:p>
            <w:p w:rsidR="00F97B34" w:rsidRPr="00F97B34" w:rsidRDefault="003C192D">
              <w:pPr>
                <w:pStyle w:val="Verzeichnis3"/>
                <w:tabs>
                  <w:tab w:val="right" w:leader="dot" w:pos="9062"/>
                </w:tabs>
                <w:rPr>
                  <w:rFonts w:ascii="Arial" w:eastAsiaTheme="minorEastAsia" w:hAnsi="Arial" w:cs="Arial"/>
                  <w:noProof/>
                  <w:sz w:val="22"/>
                  <w:lang w:eastAsia="de-DE"/>
                </w:rPr>
              </w:pPr>
              <w:hyperlink w:anchor="_Toc487188860" w:history="1">
                <w:r w:rsidR="00F97B34" w:rsidRPr="00F97B34">
                  <w:rPr>
                    <w:rStyle w:val="Hyperlink"/>
                    <w:rFonts w:ascii="Arial" w:hAnsi="Arial" w:cs="Arial"/>
                    <w:noProof/>
                  </w:rPr>
                  <w:t>5.1.1 Datenbank- und Speicherstruktur</w:t>
                </w:r>
                <w:r w:rsidR="00F97B34" w:rsidRPr="00F97B34">
                  <w:rPr>
                    <w:rFonts w:ascii="Arial" w:hAnsi="Arial" w:cs="Arial"/>
                    <w:noProof/>
                    <w:webHidden/>
                  </w:rPr>
                  <w:tab/>
                </w:r>
                <w:r w:rsidR="00F97B34" w:rsidRPr="00F97B34">
                  <w:rPr>
                    <w:rFonts w:ascii="Arial" w:hAnsi="Arial" w:cs="Arial"/>
                    <w:noProof/>
                    <w:webHidden/>
                  </w:rPr>
                  <w:fldChar w:fldCharType="begin"/>
                </w:r>
                <w:r w:rsidR="00F97B34" w:rsidRPr="00F97B34">
                  <w:rPr>
                    <w:rFonts w:ascii="Arial" w:hAnsi="Arial" w:cs="Arial"/>
                    <w:noProof/>
                    <w:webHidden/>
                  </w:rPr>
                  <w:instrText xml:space="preserve"> PAGEREF _Toc487188860 \h </w:instrText>
                </w:r>
                <w:r w:rsidR="00F97B34" w:rsidRPr="00F97B34">
                  <w:rPr>
                    <w:rFonts w:ascii="Arial" w:hAnsi="Arial" w:cs="Arial"/>
                    <w:noProof/>
                    <w:webHidden/>
                  </w:rPr>
                </w:r>
                <w:r w:rsidR="00F97B34" w:rsidRPr="00F97B34">
                  <w:rPr>
                    <w:rFonts w:ascii="Arial" w:hAnsi="Arial" w:cs="Arial"/>
                    <w:noProof/>
                    <w:webHidden/>
                  </w:rPr>
                  <w:fldChar w:fldCharType="separate"/>
                </w:r>
                <w:r w:rsidR="00F97B34" w:rsidRPr="00F97B34">
                  <w:rPr>
                    <w:rFonts w:ascii="Arial" w:hAnsi="Arial" w:cs="Arial"/>
                    <w:noProof/>
                    <w:webHidden/>
                  </w:rPr>
                  <w:t>27</w:t>
                </w:r>
                <w:r w:rsidR="00F97B34" w:rsidRPr="00F97B34">
                  <w:rPr>
                    <w:rFonts w:ascii="Arial" w:hAnsi="Arial" w:cs="Arial"/>
                    <w:noProof/>
                    <w:webHidden/>
                  </w:rPr>
                  <w:fldChar w:fldCharType="end"/>
                </w:r>
              </w:hyperlink>
            </w:p>
            <w:p w:rsidR="00F97B34" w:rsidRPr="00F97B34" w:rsidRDefault="003C192D">
              <w:pPr>
                <w:pStyle w:val="Verzeichnis3"/>
                <w:tabs>
                  <w:tab w:val="right" w:leader="dot" w:pos="9062"/>
                </w:tabs>
                <w:rPr>
                  <w:rFonts w:ascii="Arial" w:eastAsiaTheme="minorEastAsia" w:hAnsi="Arial" w:cs="Arial"/>
                  <w:noProof/>
                  <w:sz w:val="22"/>
                  <w:lang w:eastAsia="de-DE"/>
                </w:rPr>
              </w:pPr>
              <w:hyperlink w:anchor="_Toc487188861" w:history="1">
                <w:r w:rsidR="00F97B34" w:rsidRPr="00F97B34">
                  <w:rPr>
                    <w:rStyle w:val="Hyperlink"/>
                    <w:rFonts w:ascii="Arial" w:hAnsi="Arial" w:cs="Arial"/>
                    <w:noProof/>
                  </w:rPr>
                  <w:t>5.1.2 Webinterface</w:t>
                </w:r>
                <w:r w:rsidR="00F97B34" w:rsidRPr="00F97B34">
                  <w:rPr>
                    <w:rFonts w:ascii="Arial" w:hAnsi="Arial" w:cs="Arial"/>
                    <w:noProof/>
                    <w:webHidden/>
                  </w:rPr>
                  <w:tab/>
                </w:r>
                <w:r w:rsidR="00F97B34" w:rsidRPr="00F97B34">
                  <w:rPr>
                    <w:rFonts w:ascii="Arial" w:hAnsi="Arial" w:cs="Arial"/>
                    <w:noProof/>
                    <w:webHidden/>
                  </w:rPr>
                  <w:fldChar w:fldCharType="begin"/>
                </w:r>
                <w:r w:rsidR="00F97B34" w:rsidRPr="00F97B34">
                  <w:rPr>
                    <w:rFonts w:ascii="Arial" w:hAnsi="Arial" w:cs="Arial"/>
                    <w:noProof/>
                    <w:webHidden/>
                  </w:rPr>
                  <w:instrText xml:space="preserve"> PAGEREF _Toc487188861 \h </w:instrText>
                </w:r>
                <w:r w:rsidR="00F97B34" w:rsidRPr="00F97B34">
                  <w:rPr>
                    <w:rFonts w:ascii="Arial" w:hAnsi="Arial" w:cs="Arial"/>
                    <w:noProof/>
                    <w:webHidden/>
                  </w:rPr>
                </w:r>
                <w:r w:rsidR="00F97B34" w:rsidRPr="00F97B34">
                  <w:rPr>
                    <w:rFonts w:ascii="Arial" w:hAnsi="Arial" w:cs="Arial"/>
                    <w:noProof/>
                    <w:webHidden/>
                  </w:rPr>
                  <w:fldChar w:fldCharType="separate"/>
                </w:r>
                <w:r w:rsidR="00F97B34" w:rsidRPr="00F97B34">
                  <w:rPr>
                    <w:rFonts w:ascii="Arial" w:hAnsi="Arial" w:cs="Arial"/>
                    <w:noProof/>
                    <w:webHidden/>
                  </w:rPr>
                  <w:t>28</w:t>
                </w:r>
                <w:r w:rsidR="00F97B34" w:rsidRPr="00F97B34">
                  <w:rPr>
                    <w:rFonts w:ascii="Arial" w:hAnsi="Arial" w:cs="Arial"/>
                    <w:noProof/>
                    <w:webHidden/>
                  </w:rPr>
                  <w:fldChar w:fldCharType="end"/>
                </w:r>
              </w:hyperlink>
            </w:p>
            <w:p w:rsidR="00F97B34" w:rsidRPr="00F97B34" w:rsidRDefault="003C192D">
              <w:pPr>
                <w:pStyle w:val="Verzeichnis3"/>
                <w:tabs>
                  <w:tab w:val="right" w:leader="dot" w:pos="9062"/>
                </w:tabs>
                <w:rPr>
                  <w:rFonts w:ascii="Arial" w:eastAsiaTheme="minorEastAsia" w:hAnsi="Arial" w:cs="Arial"/>
                  <w:noProof/>
                  <w:sz w:val="22"/>
                  <w:lang w:eastAsia="de-DE"/>
                </w:rPr>
              </w:pPr>
              <w:hyperlink w:anchor="_Toc487188862" w:history="1">
                <w:r w:rsidR="00F97B34" w:rsidRPr="00F97B34">
                  <w:rPr>
                    <w:rStyle w:val="Hyperlink"/>
                    <w:rFonts w:ascii="Arial" w:hAnsi="Arial" w:cs="Arial"/>
                    <w:noProof/>
                  </w:rPr>
                  <w:t>5.1.3 Rezepte definieren und verwalten</w:t>
                </w:r>
                <w:r w:rsidR="00F97B34" w:rsidRPr="00F97B34">
                  <w:rPr>
                    <w:rFonts w:ascii="Arial" w:hAnsi="Arial" w:cs="Arial"/>
                    <w:noProof/>
                    <w:webHidden/>
                  </w:rPr>
                  <w:tab/>
                </w:r>
                <w:r w:rsidR="00F97B34" w:rsidRPr="00F97B34">
                  <w:rPr>
                    <w:rFonts w:ascii="Arial" w:hAnsi="Arial" w:cs="Arial"/>
                    <w:noProof/>
                    <w:webHidden/>
                  </w:rPr>
                  <w:fldChar w:fldCharType="begin"/>
                </w:r>
                <w:r w:rsidR="00F97B34" w:rsidRPr="00F97B34">
                  <w:rPr>
                    <w:rFonts w:ascii="Arial" w:hAnsi="Arial" w:cs="Arial"/>
                    <w:noProof/>
                    <w:webHidden/>
                  </w:rPr>
                  <w:instrText xml:space="preserve"> PAGEREF _Toc487188862 \h </w:instrText>
                </w:r>
                <w:r w:rsidR="00F97B34" w:rsidRPr="00F97B34">
                  <w:rPr>
                    <w:rFonts w:ascii="Arial" w:hAnsi="Arial" w:cs="Arial"/>
                    <w:noProof/>
                    <w:webHidden/>
                  </w:rPr>
                </w:r>
                <w:r w:rsidR="00F97B34" w:rsidRPr="00F97B34">
                  <w:rPr>
                    <w:rFonts w:ascii="Arial" w:hAnsi="Arial" w:cs="Arial"/>
                    <w:noProof/>
                    <w:webHidden/>
                  </w:rPr>
                  <w:fldChar w:fldCharType="separate"/>
                </w:r>
                <w:r w:rsidR="00F97B34" w:rsidRPr="00F97B34">
                  <w:rPr>
                    <w:rFonts w:ascii="Arial" w:hAnsi="Arial" w:cs="Arial"/>
                    <w:noProof/>
                    <w:webHidden/>
                  </w:rPr>
                  <w:t>33</w:t>
                </w:r>
                <w:r w:rsidR="00F97B34" w:rsidRPr="00F97B34">
                  <w:rPr>
                    <w:rFonts w:ascii="Arial" w:hAnsi="Arial" w:cs="Arial"/>
                    <w:noProof/>
                    <w:webHidden/>
                  </w:rPr>
                  <w:fldChar w:fldCharType="end"/>
                </w:r>
              </w:hyperlink>
            </w:p>
            <w:p w:rsidR="00F97B34" w:rsidRPr="00F97B34" w:rsidRDefault="003C192D">
              <w:pPr>
                <w:pStyle w:val="Verzeichnis3"/>
                <w:tabs>
                  <w:tab w:val="right" w:leader="dot" w:pos="9062"/>
                </w:tabs>
                <w:rPr>
                  <w:rFonts w:ascii="Arial" w:eastAsiaTheme="minorEastAsia" w:hAnsi="Arial" w:cs="Arial"/>
                  <w:noProof/>
                  <w:sz w:val="22"/>
                  <w:lang w:eastAsia="de-DE"/>
                </w:rPr>
              </w:pPr>
              <w:hyperlink w:anchor="_Toc487188863" w:history="1">
                <w:r w:rsidR="00F97B34" w:rsidRPr="00F97B34">
                  <w:rPr>
                    <w:rStyle w:val="Hyperlink"/>
                    <w:rFonts w:ascii="Arial" w:hAnsi="Arial" w:cs="Arial"/>
                    <w:noProof/>
                  </w:rPr>
                  <w:t>5.1.4 Administrativer Bereich und Erweiterungen</w:t>
                </w:r>
                <w:r w:rsidR="00F97B34" w:rsidRPr="00F97B34">
                  <w:rPr>
                    <w:rFonts w:ascii="Arial" w:hAnsi="Arial" w:cs="Arial"/>
                    <w:noProof/>
                    <w:webHidden/>
                  </w:rPr>
                  <w:tab/>
                </w:r>
                <w:r w:rsidR="00F97B34" w:rsidRPr="00F97B34">
                  <w:rPr>
                    <w:rFonts w:ascii="Arial" w:hAnsi="Arial" w:cs="Arial"/>
                    <w:noProof/>
                    <w:webHidden/>
                  </w:rPr>
                  <w:fldChar w:fldCharType="begin"/>
                </w:r>
                <w:r w:rsidR="00F97B34" w:rsidRPr="00F97B34">
                  <w:rPr>
                    <w:rFonts w:ascii="Arial" w:hAnsi="Arial" w:cs="Arial"/>
                    <w:noProof/>
                    <w:webHidden/>
                  </w:rPr>
                  <w:instrText xml:space="preserve"> PAGEREF _Toc487188863 \h </w:instrText>
                </w:r>
                <w:r w:rsidR="00F97B34" w:rsidRPr="00F97B34">
                  <w:rPr>
                    <w:rFonts w:ascii="Arial" w:hAnsi="Arial" w:cs="Arial"/>
                    <w:noProof/>
                    <w:webHidden/>
                  </w:rPr>
                </w:r>
                <w:r w:rsidR="00F97B34" w:rsidRPr="00F97B34">
                  <w:rPr>
                    <w:rFonts w:ascii="Arial" w:hAnsi="Arial" w:cs="Arial"/>
                    <w:noProof/>
                    <w:webHidden/>
                  </w:rPr>
                  <w:fldChar w:fldCharType="separate"/>
                </w:r>
                <w:r w:rsidR="00F97B34" w:rsidRPr="00F97B34">
                  <w:rPr>
                    <w:rFonts w:ascii="Arial" w:hAnsi="Arial" w:cs="Arial"/>
                    <w:noProof/>
                    <w:webHidden/>
                  </w:rPr>
                  <w:t>35</w:t>
                </w:r>
                <w:r w:rsidR="00F97B34" w:rsidRPr="00F97B34">
                  <w:rPr>
                    <w:rFonts w:ascii="Arial" w:hAnsi="Arial" w:cs="Arial"/>
                    <w:noProof/>
                    <w:webHidden/>
                  </w:rPr>
                  <w:fldChar w:fldCharType="end"/>
                </w:r>
              </w:hyperlink>
            </w:p>
            <w:p w:rsidR="00F97B34" w:rsidRPr="00F97B34" w:rsidRDefault="003C192D">
              <w:pPr>
                <w:pStyle w:val="Verzeichnis2"/>
                <w:tabs>
                  <w:tab w:val="right" w:leader="dot" w:pos="9062"/>
                </w:tabs>
                <w:rPr>
                  <w:rFonts w:ascii="Arial" w:eastAsiaTheme="minorEastAsia" w:hAnsi="Arial" w:cs="Arial"/>
                  <w:noProof/>
                  <w:sz w:val="22"/>
                  <w:lang w:eastAsia="de-DE"/>
                </w:rPr>
              </w:pPr>
              <w:hyperlink w:anchor="_Toc487188864" w:history="1">
                <w:r w:rsidR="00F97B34" w:rsidRPr="00F97B34">
                  <w:rPr>
                    <w:rStyle w:val="Hyperlink"/>
                    <w:rFonts w:ascii="Arial" w:hAnsi="Arial" w:cs="Arial"/>
                    <w:noProof/>
                  </w:rPr>
                  <w:t>5.2 Clientseitig</w:t>
                </w:r>
                <w:r w:rsidR="00F97B34" w:rsidRPr="00F97B34">
                  <w:rPr>
                    <w:rFonts w:ascii="Arial" w:hAnsi="Arial" w:cs="Arial"/>
                    <w:noProof/>
                    <w:webHidden/>
                  </w:rPr>
                  <w:tab/>
                </w:r>
                <w:r w:rsidR="00F97B34" w:rsidRPr="00F97B34">
                  <w:rPr>
                    <w:rFonts w:ascii="Arial" w:hAnsi="Arial" w:cs="Arial"/>
                    <w:noProof/>
                    <w:webHidden/>
                  </w:rPr>
                  <w:fldChar w:fldCharType="begin"/>
                </w:r>
                <w:r w:rsidR="00F97B34" w:rsidRPr="00F97B34">
                  <w:rPr>
                    <w:rFonts w:ascii="Arial" w:hAnsi="Arial" w:cs="Arial"/>
                    <w:noProof/>
                    <w:webHidden/>
                  </w:rPr>
                  <w:instrText xml:space="preserve"> PAGEREF _Toc487188864 \h </w:instrText>
                </w:r>
                <w:r w:rsidR="00F97B34" w:rsidRPr="00F97B34">
                  <w:rPr>
                    <w:rFonts w:ascii="Arial" w:hAnsi="Arial" w:cs="Arial"/>
                    <w:noProof/>
                    <w:webHidden/>
                  </w:rPr>
                </w:r>
                <w:r w:rsidR="00F97B34" w:rsidRPr="00F97B34">
                  <w:rPr>
                    <w:rFonts w:ascii="Arial" w:hAnsi="Arial" w:cs="Arial"/>
                    <w:noProof/>
                    <w:webHidden/>
                  </w:rPr>
                  <w:fldChar w:fldCharType="separate"/>
                </w:r>
                <w:r w:rsidR="00F97B34" w:rsidRPr="00F97B34">
                  <w:rPr>
                    <w:rFonts w:ascii="Arial" w:hAnsi="Arial" w:cs="Arial"/>
                    <w:noProof/>
                    <w:webHidden/>
                  </w:rPr>
                  <w:t>36</w:t>
                </w:r>
                <w:r w:rsidR="00F97B34" w:rsidRPr="00F97B34">
                  <w:rPr>
                    <w:rFonts w:ascii="Arial" w:hAnsi="Arial" w:cs="Arial"/>
                    <w:noProof/>
                    <w:webHidden/>
                  </w:rPr>
                  <w:fldChar w:fldCharType="end"/>
                </w:r>
              </w:hyperlink>
            </w:p>
            <w:p w:rsidR="00F97B34" w:rsidRPr="00F97B34" w:rsidRDefault="003C192D">
              <w:pPr>
                <w:pStyle w:val="Verzeichnis3"/>
                <w:tabs>
                  <w:tab w:val="right" w:leader="dot" w:pos="9062"/>
                </w:tabs>
                <w:rPr>
                  <w:rFonts w:ascii="Arial" w:eastAsiaTheme="minorEastAsia" w:hAnsi="Arial" w:cs="Arial"/>
                  <w:noProof/>
                  <w:sz w:val="22"/>
                  <w:lang w:eastAsia="de-DE"/>
                </w:rPr>
              </w:pPr>
              <w:hyperlink w:anchor="_Toc487188865" w:history="1">
                <w:r w:rsidR="00F97B34" w:rsidRPr="00F97B34">
                  <w:rPr>
                    <w:rStyle w:val="Hyperlink"/>
                    <w:rFonts w:ascii="Arial" w:hAnsi="Arial" w:cs="Arial"/>
                    <w:noProof/>
                  </w:rPr>
                  <w:t>5.2.1 Benutzeroberfläche</w:t>
                </w:r>
                <w:r w:rsidR="00F97B34" w:rsidRPr="00F97B34">
                  <w:rPr>
                    <w:rFonts w:ascii="Arial" w:hAnsi="Arial" w:cs="Arial"/>
                    <w:noProof/>
                    <w:webHidden/>
                  </w:rPr>
                  <w:tab/>
                </w:r>
                <w:r w:rsidR="00F97B34" w:rsidRPr="00F97B34">
                  <w:rPr>
                    <w:rFonts w:ascii="Arial" w:hAnsi="Arial" w:cs="Arial"/>
                    <w:noProof/>
                    <w:webHidden/>
                  </w:rPr>
                  <w:fldChar w:fldCharType="begin"/>
                </w:r>
                <w:r w:rsidR="00F97B34" w:rsidRPr="00F97B34">
                  <w:rPr>
                    <w:rFonts w:ascii="Arial" w:hAnsi="Arial" w:cs="Arial"/>
                    <w:noProof/>
                    <w:webHidden/>
                  </w:rPr>
                  <w:instrText xml:space="preserve"> PAGEREF _Toc487188865 \h </w:instrText>
                </w:r>
                <w:r w:rsidR="00F97B34" w:rsidRPr="00F97B34">
                  <w:rPr>
                    <w:rFonts w:ascii="Arial" w:hAnsi="Arial" w:cs="Arial"/>
                    <w:noProof/>
                    <w:webHidden/>
                  </w:rPr>
                </w:r>
                <w:r w:rsidR="00F97B34" w:rsidRPr="00F97B34">
                  <w:rPr>
                    <w:rFonts w:ascii="Arial" w:hAnsi="Arial" w:cs="Arial"/>
                    <w:noProof/>
                    <w:webHidden/>
                  </w:rPr>
                  <w:fldChar w:fldCharType="separate"/>
                </w:r>
                <w:r w:rsidR="00F97B34" w:rsidRPr="00F97B34">
                  <w:rPr>
                    <w:rFonts w:ascii="Arial" w:hAnsi="Arial" w:cs="Arial"/>
                    <w:noProof/>
                    <w:webHidden/>
                  </w:rPr>
                  <w:t>36</w:t>
                </w:r>
                <w:r w:rsidR="00F97B34" w:rsidRPr="00F97B34">
                  <w:rPr>
                    <w:rFonts w:ascii="Arial" w:hAnsi="Arial" w:cs="Arial"/>
                    <w:noProof/>
                    <w:webHidden/>
                  </w:rPr>
                  <w:fldChar w:fldCharType="end"/>
                </w:r>
              </w:hyperlink>
            </w:p>
            <w:p w:rsidR="00F97B34" w:rsidRPr="00F97B34" w:rsidRDefault="003C192D">
              <w:pPr>
                <w:pStyle w:val="Verzeichnis3"/>
                <w:tabs>
                  <w:tab w:val="right" w:leader="dot" w:pos="9062"/>
                </w:tabs>
                <w:rPr>
                  <w:rFonts w:ascii="Arial" w:eastAsiaTheme="minorEastAsia" w:hAnsi="Arial" w:cs="Arial"/>
                  <w:noProof/>
                  <w:sz w:val="22"/>
                  <w:lang w:eastAsia="de-DE"/>
                </w:rPr>
              </w:pPr>
              <w:hyperlink w:anchor="_Toc487188866" w:history="1">
                <w:r w:rsidR="00F97B34" w:rsidRPr="00F97B34">
                  <w:rPr>
                    <w:rStyle w:val="Hyperlink"/>
                    <w:rFonts w:ascii="Arial" w:hAnsi="Arial" w:cs="Arial"/>
                    <w:noProof/>
                  </w:rPr>
                  <w:t>5.2.2 Serielle Schnittstelle</w:t>
                </w:r>
                <w:r w:rsidR="00F97B34" w:rsidRPr="00F97B34">
                  <w:rPr>
                    <w:rFonts w:ascii="Arial" w:hAnsi="Arial" w:cs="Arial"/>
                    <w:noProof/>
                    <w:webHidden/>
                  </w:rPr>
                  <w:tab/>
                </w:r>
                <w:r w:rsidR="00F97B34" w:rsidRPr="00F97B34">
                  <w:rPr>
                    <w:rFonts w:ascii="Arial" w:hAnsi="Arial" w:cs="Arial"/>
                    <w:noProof/>
                    <w:webHidden/>
                  </w:rPr>
                  <w:fldChar w:fldCharType="begin"/>
                </w:r>
                <w:r w:rsidR="00F97B34" w:rsidRPr="00F97B34">
                  <w:rPr>
                    <w:rFonts w:ascii="Arial" w:hAnsi="Arial" w:cs="Arial"/>
                    <w:noProof/>
                    <w:webHidden/>
                  </w:rPr>
                  <w:instrText xml:space="preserve"> PAGEREF _Toc487188866 \h </w:instrText>
                </w:r>
                <w:r w:rsidR="00F97B34" w:rsidRPr="00F97B34">
                  <w:rPr>
                    <w:rFonts w:ascii="Arial" w:hAnsi="Arial" w:cs="Arial"/>
                    <w:noProof/>
                    <w:webHidden/>
                  </w:rPr>
                </w:r>
                <w:r w:rsidR="00F97B34" w:rsidRPr="00F97B34">
                  <w:rPr>
                    <w:rFonts w:ascii="Arial" w:hAnsi="Arial" w:cs="Arial"/>
                    <w:noProof/>
                    <w:webHidden/>
                  </w:rPr>
                  <w:fldChar w:fldCharType="separate"/>
                </w:r>
                <w:r w:rsidR="00F97B34" w:rsidRPr="00F97B34">
                  <w:rPr>
                    <w:rFonts w:ascii="Arial" w:hAnsi="Arial" w:cs="Arial"/>
                    <w:noProof/>
                    <w:webHidden/>
                  </w:rPr>
                  <w:t>39</w:t>
                </w:r>
                <w:r w:rsidR="00F97B34" w:rsidRPr="00F97B34">
                  <w:rPr>
                    <w:rFonts w:ascii="Arial" w:hAnsi="Arial" w:cs="Arial"/>
                    <w:noProof/>
                    <w:webHidden/>
                  </w:rPr>
                  <w:fldChar w:fldCharType="end"/>
                </w:r>
              </w:hyperlink>
            </w:p>
            <w:p w:rsidR="00F97B34" w:rsidRPr="00F97B34" w:rsidRDefault="003C192D">
              <w:pPr>
                <w:pStyle w:val="Verzeichnis3"/>
                <w:tabs>
                  <w:tab w:val="right" w:leader="dot" w:pos="9062"/>
                </w:tabs>
                <w:rPr>
                  <w:rFonts w:ascii="Arial" w:eastAsiaTheme="minorEastAsia" w:hAnsi="Arial" w:cs="Arial"/>
                  <w:noProof/>
                  <w:sz w:val="22"/>
                  <w:lang w:eastAsia="de-DE"/>
                </w:rPr>
              </w:pPr>
              <w:hyperlink w:anchor="_Toc487188867" w:history="1">
                <w:r w:rsidR="00F97B34" w:rsidRPr="00F97B34">
                  <w:rPr>
                    <w:rStyle w:val="Hyperlink"/>
                    <w:rFonts w:ascii="Arial" w:hAnsi="Arial" w:cs="Arial"/>
                    <w:noProof/>
                  </w:rPr>
                  <w:t>5.2.3 Datenbankverbindung</w:t>
                </w:r>
                <w:r w:rsidR="00F97B34" w:rsidRPr="00F97B34">
                  <w:rPr>
                    <w:rFonts w:ascii="Arial" w:hAnsi="Arial" w:cs="Arial"/>
                    <w:noProof/>
                    <w:webHidden/>
                  </w:rPr>
                  <w:tab/>
                </w:r>
                <w:r w:rsidR="00F97B34" w:rsidRPr="00F97B34">
                  <w:rPr>
                    <w:rFonts w:ascii="Arial" w:hAnsi="Arial" w:cs="Arial"/>
                    <w:noProof/>
                    <w:webHidden/>
                  </w:rPr>
                  <w:fldChar w:fldCharType="begin"/>
                </w:r>
                <w:r w:rsidR="00F97B34" w:rsidRPr="00F97B34">
                  <w:rPr>
                    <w:rFonts w:ascii="Arial" w:hAnsi="Arial" w:cs="Arial"/>
                    <w:noProof/>
                    <w:webHidden/>
                  </w:rPr>
                  <w:instrText xml:space="preserve"> PAGEREF _Toc487188867 \h </w:instrText>
                </w:r>
                <w:r w:rsidR="00F97B34" w:rsidRPr="00F97B34">
                  <w:rPr>
                    <w:rFonts w:ascii="Arial" w:hAnsi="Arial" w:cs="Arial"/>
                    <w:noProof/>
                    <w:webHidden/>
                  </w:rPr>
                </w:r>
                <w:r w:rsidR="00F97B34" w:rsidRPr="00F97B34">
                  <w:rPr>
                    <w:rFonts w:ascii="Arial" w:hAnsi="Arial" w:cs="Arial"/>
                    <w:noProof/>
                    <w:webHidden/>
                  </w:rPr>
                  <w:fldChar w:fldCharType="separate"/>
                </w:r>
                <w:r w:rsidR="00F97B34" w:rsidRPr="00F97B34">
                  <w:rPr>
                    <w:rFonts w:ascii="Arial" w:hAnsi="Arial" w:cs="Arial"/>
                    <w:noProof/>
                    <w:webHidden/>
                  </w:rPr>
                  <w:t>40</w:t>
                </w:r>
                <w:r w:rsidR="00F97B34" w:rsidRPr="00F97B34">
                  <w:rPr>
                    <w:rFonts w:ascii="Arial" w:hAnsi="Arial" w:cs="Arial"/>
                    <w:noProof/>
                    <w:webHidden/>
                  </w:rPr>
                  <w:fldChar w:fldCharType="end"/>
                </w:r>
              </w:hyperlink>
            </w:p>
            <w:p w:rsidR="00F97B34" w:rsidRPr="00F97B34" w:rsidRDefault="003C192D">
              <w:pPr>
                <w:pStyle w:val="Verzeichnis1"/>
                <w:tabs>
                  <w:tab w:val="right" w:leader="dot" w:pos="9062"/>
                </w:tabs>
                <w:rPr>
                  <w:rFonts w:eastAsiaTheme="minorEastAsia" w:cs="Arial"/>
                  <w:noProof/>
                  <w:sz w:val="22"/>
                  <w:lang w:eastAsia="de-DE"/>
                </w:rPr>
              </w:pPr>
              <w:hyperlink w:anchor="_Toc487188868" w:history="1">
                <w:r w:rsidR="00F97B34" w:rsidRPr="00F97B34">
                  <w:rPr>
                    <w:rStyle w:val="Hyperlink"/>
                    <w:rFonts w:cs="Arial"/>
                    <w:noProof/>
                  </w:rPr>
                  <w:t>6 Produktionsumgebung</w:t>
                </w:r>
                <w:r w:rsidR="00F97B34" w:rsidRPr="00F97B34">
                  <w:rPr>
                    <w:rFonts w:cs="Arial"/>
                    <w:noProof/>
                    <w:webHidden/>
                  </w:rPr>
                  <w:tab/>
                </w:r>
                <w:r w:rsidR="00F97B34" w:rsidRPr="00F97B34">
                  <w:rPr>
                    <w:rFonts w:cs="Arial"/>
                    <w:noProof/>
                    <w:webHidden/>
                  </w:rPr>
                  <w:fldChar w:fldCharType="begin"/>
                </w:r>
                <w:r w:rsidR="00F97B34" w:rsidRPr="00F97B34">
                  <w:rPr>
                    <w:rFonts w:cs="Arial"/>
                    <w:noProof/>
                    <w:webHidden/>
                  </w:rPr>
                  <w:instrText xml:space="preserve"> PAGEREF _Toc487188868 \h </w:instrText>
                </w:r>
                <w:r w:rsidR="00F97B34" w:rsidRPr="00F97B34">
                  <w:rPr>
                    <w:rFonts w:cs="Arial"/>
                    <w:noProof/>
                    <w:webHidden/>
                  </w:rPr>
                </w:r>
                <w:r w:rsidR="00F97B34" w:rsidRPr="00F97B34">
                  <w:rPr>
                    <w:rFonts w:cs="Arial"/>
                    <w:noProof/>
                    <w:webHidden/>
                  </w:rPr>
                  <w:fldChar w:fldCharType="separate"/>
                </w:r>
                <w:r w:rsidR="00F97B34" w:rsidRPr="00F97B34">
                  <w:rPr>
                    <w:rFonts w:cs="Arial"/>
                    <w:noProof/>
                    <w:webHidden/>
                  </w:rPr>
                  <w:t>42</w:t>
                </w:r>
                <w:r w:rsidR="00F97B34" w:rsidRPr="00F97B34">
                  <w:rPr>
                    <w:rFonts w:cs="Arial"/>
                    <w:noProof/>
                    <w:webHidden/>
                  </w:rPr>
                  <w:fldChar w:fldCharType="end"/>
                </w:r>
              </w:hyperlink>
            </w:p>
            <w:p w:rsidR="00F97B34" w:rsidRPr="00F97B34" w:rsidRDefault="003C192D">
              <w:pPr>
                <w:pStyle w:val="Verzeichnis2"/>
                <w:tabs>
                  <w:tab w:val="right" w:leader="dot" w:pos="9062"/>
                </w:tabs>
                <w:rPr>
                  <w:rFonts w:ascii="Arial" w:eastAsiaTheme="minorEastAsia" w:hAnsi="Arial" w:cs="Arial"/>
                  <w:noProof/>
                  <w:sz w:val="22"/>
                  <w:lang w:eastAsia="de-DE"/>
                </w:rPr>
              </w:pPr>
              <w:hyperlink w:anchor="_Toc487188869" w:history="1">
                <w:r w:rsidR="00F97B34" w:rsidRPr="00F97B34">
                  <w:rPr>
                    <w:rStyle w:val="Hyperlink"/>
                    <w:rFonts w:ascii="Arial" w:hAnsi="Arial" w:cs="Arial"/>
                    <w:noProof/>
                  </w:rPr>
                  <w:t>6.1 Serverseitig</w:t>
                </w:r>
                <w:r w:rsidR="00F97B34" w:rsidRPr="00F97B34">
                  <w:rPr>
                    <w:rFonts w:ascii="Arial" w:hAnsi="Arial" w:cs="Arial"/>
                    <w:noProof/>
                    <w:webHidden/>
                  </w:rPr>
                  <w:tab/>
                </w:r>
                <w:r w:rsidR="00F97B34" w:rsidRPr="00F97B34">
                  <w:rPr>
                    <w:rFonts w:ascii="Arial" w:hAnsi="Arial" w:cs="Arial"/>
                    <w:noProof/>
                    <w:webHidden/>
                  </w:rPr>
                  <w:fldChar w:fldCharType="begin"/>
                </w:r>
                <w:r w:rsidR="00F97B34" w:rsidRPr="00F97B34">
                  <w:rPr>
                    <w:rFonts w:ascii="Arial" w:hAnsi="Arial" w:cs="Arial"/>
                    <w:noProof/>
                    <w:webHidden/>
                  </w:rPr>
                  <w:instrText xml:space="preserve"> PAGEREF _Toc487188869 \h </w:instrText>
                </w:r>
                <w:r w:rsidR="00F97B34" w:rsidRPr="00F97B34">
                  <w:rPr>
                    <w:rFonts w:ascii="Arial" w:hAnsi="Arial" w:cs="Arial"/>
                    <w:noProof/>
                    <w:webHidden/>
                  </w:rPr>
                </w:r>
                <w:r w:rsidR="00F97B34" w:rsidRPr="00F97B34">
                  <w:rPr>
                    <w:rFonts w:ascii="Arial" w:hAnsi="Arial" w:cs="Arial"/>
                    <w:noProof/>
                    <w:webHidden/>
                  </w:rPr>
                  <w:fldChar w:fldCharType="separate"/>
                </w:r>
                <w:r w:rsidR="00F97B34" w:rsidRPr="00F97B34">
                  <w:rPr>
                    <w:rFonts w:ascii="Arial" w:hAnsi="Arial" w:cs="Arial"/>
                    <w:noProof/>
                    <w:webHidden/>
                  </w:rPr>
                  <w:t>42</w:t>
                </w:r>
                <w:r w:rsidR="00F97B34" w:rsidRPr="00F97B34">
                  <w:rPr>
                    <w:rFonts w:ascii="Arial" w:hAnsi="Arial" w:cs="Arial"/>
                    <w:noProof/>
                    <w:webHidden/>
                  </w:rPr>
                  <w:fldChar w:fldCharType="end"/>
                </w:r>
              </w:hyperlink>
            </w:p>
            <w:p w:rsidR="00F97B34" w:rsidRPr="00F97B34" w:rsidRDefault="003C192D">
              <w:pPr>
                <w:pStyle w:val="Verzeichnis3"/>
                <w:tabs>
                  <w:tab w:val="right" w:leader="dot" w:pos="9062"/>
                </w:tabs>
                <w:rPr>
                  <w:rFonts w:ascii="Arial" w:eastAsiaTheme="minorEastAsia" w:hAnsi="Arial" w:cs="Arial"/>
                  <w:noProof/>
                  <w:sz w:val="22"/>
                  <w:lang w:eastAsia="de-DE"/>
                </w:rPr>
              </w:pPr>
              <w:hyperlink w:anchor="_Toc487188870" w:history="1">
                <w:r w:rsidR="00F97B34" w:rsidRPr="00F97B34">
                  <w:rPr>
                    <w:rStyle w:val="Hyperlink"/>
                    <w:rFonts w:ascii="Arial" w:hAnsi="Arial" w:cs="Arial"/>
                    <w:noProof/>
                  </w:rPr>
                  <w:t>6.1.1 Einsatz</w:t>
                </w:r>
                <w:r w:rsidR="00F97B34" w:rsidRPr="00F97B34">
                  <w:rPr>
                    <w:rFonts w:ascii="Arial" w:hAnsi="Arial" w:cs="Arial"/>
                    <w:noProof/>
                    <w:webHidden/>
                  </w:rPr>
                  <w:tab/>
                </w:r>
                <w:r w:rsidR="00F97B34" w:rsidRPr="00F97B34">
                  <w:rPr>
                    <w:rFonts w:ascii="Arial" w:hAnsi="Arial" w:cs="Arial"/>
                    <w:noProof/>
                    <w:webHidden/>
                  </w:rPr>
                  <w:fldChar w:fldCharType="begin"/>
                </w:r>
                <w:r w:rsidR="00F97B34" w:rsidRPr="00F97B34">
                  <w:rPr>
                    <w:rFonts w:ascii="Arial" w:hAnsi="Arial" w:cs="Arial"/>
                    <w:noProof/>
                    <w:webHidden/>
                  </w:rPr>
                  <w:instrText xml:space="preserve"> PAGEREF _Toc487188870 \h </w:instrText>
                </w:r>
                <w:r w:rsidR="00F97B34" w:rsidRPr="00F97B34">
                  <w:rPr>
                    <w:rFonts w:ascii="Arial" w:hAnsi="Arial" w:cs="Arial"/>
                    <w:noProof/>
                    <w:webHidden/>
                  </w:rPr>
                </w:r>
                <w:r w:rsidR="00F97B34" w:rsidRPr="00F97B34">
                  <w:rPr>
                    <w:rFonts w:ascii="Arial" w:hAnsi="Arial" w:cs="Arial"/>
                    <w:noProof/>
                    <w:webHidden/>
                  </w:rPr>
                  <w:fldChar w:fldCharType="separate"/>
                </w:r>
                <w:r w:rsidR="00F97B34" w:rsidRPr="00F97B34">
                  <w:rPr>
                    <w:rFonts w:ascii="Arial" w:hAnsi="Arial" w:cs="Arial"/>
                    <w:noProof/>
                    <w:webHidden/>
                  </w:rPr>
                  <w:t>42</w:t>
                </w:r>
                <w:r w:rsidR="00F97B34" w:rsidRPr="00F97B34">
                  <w:rPr>
                    <w:rFonts w:ascii="Arial" w:hAnsi="Arial" w:cs="Arial"/>
                    <w:noProof/>
                    <w:webHidden/>
                  </w:rPr>
                  <w:fldChar w:fldCharType="end"/>
                </w:r>
              </w:hyperlink>
            </w:p>
            <w:p w:rsidR="00F97B34" w:rsidRPr="00F97B34" w:rsidRDefault="003C192D">
              <w:pPr>
                <w:pStyle w:val="Verzeichnis3"/>
                <w:tabs>
                  <w:tab w:val="right" w:leader="dot" w:pos="9062"/>
                </w:tabs>
                <w:rPr>
                  <w:rFonts w:ascii="Arial" w:eastAsiaTheme="minorEastAsia" w:hAnsi="Arial" w:cs="Arial"/>
                  <w:noProof/>
                  <w:sz w:val="22"/>
                  <w:lang w:eastAsia="de-DE"/>
                </w:rPr>
              </w:pPr>
              <w:hyperlink w:anchor="_Toc487188871" w:history="1">
                <w:r w:rsidR="00F97B34" w:rsidRPr="00F97B34">
                  <w:rPr>
                    <w:rStyle w:val="Hyperlink"/>
                    <w:rFonts w:ascii="Arial" w:hAnsi="Arial" w:cs="Arial"/>
                    <w:noProof/>
                  </w:rPr>
                  <w:t>6.1.2 Ausblick</w:t>
                </w:r>
                <w:r w:rsidR="00F97B34" w:rsidRPr="00F97B34">
                  <w:rPr>
                    <w:rFonts w:ascii="Arial" w:hAnsi="Arial" w:cs="Arial"/>
                    <w:noProof/>
                    <w:webHidden/>
                  </w:rPr>
                  <w:tab/>
                </w:r>
                <w:r w:rsidR="00F97B34" w:rsidRPr="00F97B34">
                  <w:rPr>
                    <w:rFonts w:ascii="Arial" w:hAnsi="Arial" w:cs="Arial"/>
                    <w:noProof/>
                    <w:webHidden/>
                  </w:rPr>
                  <w:fldChar w:fldCharType="begin"/>
                </w:r>
                <w:r w:rsidR="00F97B34" w:rsidRPr="00F97B34">
                  <w:rPr>
                    <w:rFonts w:ascii="Arial" w:hAnsi="Arial" w:cs="Arial"/>
                    <w:noProof/>
                    <w:webHidden/>
                  </w:rPr>
                  <w:instrText xml:space="preserve"> PAGEREF _Toc487188871 \h </w:instrText>
                </w:r>
                <w:r w:rsidR="00F97B34" w:rsidRPr="00F97B34">
                  <w:rPr>
                    <w:rFonts w:ascii="Arial" w:hAnsi="Arial" w:cs="Arial"/>
                    <w:noProof/>
                    <w:webHidden/>
                  </w:rPr>
                </w:r>
                <w:r w:rsidR="00F97B34" w:rsidRPr="00F97B34">
                  <w:rPr>
                    <w:rFonts w:ascii="Arial" w:hAnsi="Arial" w:cs="Arial"/>
                    <w:noProof/>
                    <w:webHidden/>
                  </w:rPr>
                  <w:fldChar w:fldCharType="separate"/>
                </w:r>
                <w:r w:rsidR="00F97B34" w:rsidRPr="00F97B34">
                  <w:rPr>
                    <w:rFonts w:ascii="Arial" w:hAnsi="Arial" w:cs="Arial"/>
                    <w:noProof/>
                    <w:webHidden/>
                  </w:rPr>
                  <w:t>43</w:t>
                </w:r>
                <w:r w:rsidR="00F97B34" w:rsidRPr="00F97B34">
                  <w:rPr>
                    <w:rFonts w:ascii="Arial" w:hAnsi="Arial" w:cs="Arial"/>
                    <w:noProof/>
                    <w:webHidden/>
                  </w:rPr>
                  <w:fldChar w:fldCharType="end"/>
                </w:r>
              </w:hyperlink>
            </w:p>
            <w:p w:rsidR="00F97B34" w:rsidRPr="00F97B34" w:rsidRDefault="003C192D">
              <w:pPr>
                <w:pStyle w:val="Verzeichnis2"/>
                <w:tabs>
                  <w:tab w:val="right" w:leader="dot" w:pos="9062"/>
                </w:tabs>
                <w:rPr>
                  <w:rFonts w:ascii="Arial" w:eastAsiaTheme="minorEastAsia" w:hAnsi="Arial" w:cs="Arial"/>
                  <w:noProof/>
                  <w:sz w:val="22"/>
                  <w:lang w:eastAsia="de-DE"/>
                </w:rPr>
              </w:pPr>
              <w:hyperlink w:anchor="_Toc487188872" w:history="1">
                <w:r w:rsidR="00F97B34" w:rsidRPr="00F97B34">
                  <w:rPr>
                    <w:rStyle w:val="Hyperlink"/>
                    <w:rFonts w:ascii="Arial" w:hAnsi="Arial" w:cs="Arial"/>
                    <w:noProof/>
                  </w:rPr>
                  <w:t>6.2 Clientseitig</w:t>
                </w:r>
                <w:r w:rsidR="00F97B34" w:rsidRPr="00F97B34">
                  <w:rPr>
                    <w:rFonts w:ascii="Arial" w:hAnsi="Arial" w:cs="Arial"/>
                    <w:noProof/>
                    <w:webHidden/>
                  </w:rPr>
                  <w:tab/>
                </w:r>
                <w:r w:rsidR="00F97B34" w:rsidRPr="00F97B34">
                  <w:rPr>
                    <w:rFonts w:ascii="Arial" w:hAnsi="Arial" w:cs="Arial"/>
                    <w:noProof/>
                    <w:webHidden/>
                  </w:rPr>
                  <w:fldChar w:fldCharType="begin"/>
                </w:r>
                <w:r w:rsidR="00F97B34" w:rsidRPr="00F97B34">
                  <w:rPr>
                    <w:rFonts w:ascii="Arial" w:hAnsi="Arial" w:cs="Arial"/>
                    <w:noProof/>
                    <w:webHidden/>
                  </w:rPr>
                  <w:instrText xml:space="preserve"> PAGEREF _Toc487188872 \h </w:instrText>
                </w:r>
                <w:r w:rsidR="00F97B34" w:rsidRPr="00F97B34">
                  <w:rPr>
                    <w:rFonts w:ascii="Arial" w:hAnsi="Arial" w:cs="Arial"/>
                    <w:noProof/>
                    <w:webHidden/>
                  </w:rPr>
                </w:r>
                <w:r w:rsidR="00F97B34" w:rsidRPr="00F97B34">
                  <w:rPr>
                    <w:rFonts w:ascii="Arial" w:hAnsi="Arial" w:cs="Arial"/>
                    <w:noProof/>
                    <w:webHidden/>
                  </w:rPr>
                  <w:fldChar w:fldCharType="separate"/>
                </w:r>
                <w:r w:rsidR="00F97B34" w:rsidRPr="00F97B34">
                  <w:rPr>
                    <w:rFonts w:ascii="Arial" w:hAnsi="Arial" w:cs="Arial"/>
                    <w:noProof/>
                    <w:webHidden/>
                  </w:rPr>
                  <w:t>43</w:t>
                </w:r>
                <w:r w:rsidR="00F97B34" w:rsidRPr="00F97B34">
                  <w:rPr>
                    <w:rFonts w:ascii="Arial" w:hAnsi="Arial" w:cs="Arial"/>
                    <w:noProof/>
                    <w:webHidden/>
                  </w:rPr>
                  <w:fldChar w:fldCharType="end"/>
                </w:r>
              </w:hyperlink>
            </w:p>
            <w:p w:rsidR="00F97B34" w:rsidRPr="00F97B34" w:rsidRDefault="003C192D">
              <w:pPr>
                <w:pStyle w:val="Verzeichnis3"/>
                <w:tabs>
                  <w:tab w:val="right" w:leader="dot" w:pos="9062"/>
                </w:tabs>
                <w:rPr>
                  <w:rFonts w:ascii="Arial" w:eastAsiaTheme="minorEastAsia" w:hAnsi="Arial" w:cs="Arial"/>
                  <w:noProof/>
                  <w:sz w:val="22"/>
                  <w:lang w:eastAsia="de-DE"/>
                </w:rPr>
              </w:pPr>
              <w:hyperlink w:anchor="_Toc487188873" w:history="1">
                <w:r w:rsidR="00F97B34" w:rsidRPr="00F97B34">
                  <w:rPr>
                    <w:rStyle w:val="Hyperlink"/>
                    <w:rFonts w:ascii="Arial" w:hAnsi="Arial" w:cs="Arial"/>
                    <w:noProof/>
                  </w:rPr>
                  <w:t>6.2.1 Einsatz</w:t>
                </w:r>
                <w:r w:rsidR="00F97B34" w:rsidRPr="00F97B34">
                  <w:rPr>
                    <w:rFonts w:ascii="Arial" w:hAnsi="Arial" w:cs="Arial"/>
                    <w:noProof/>
                    <w:webHidden/>
                  </w:rPr>
                  <w:tab/>
                </w:r>
                <w:r w:rsidR="00F97B34" w:rsidRPr="00F97B34">
                  <w:rPr>
                    <w:rFonts w:ascii="Arial" w:hAnsi="Arial" w:cs="Arial"/>
                    <w:noProof/>
                    <w:webHidden/>
                  </w:rPr>
                  <w:fldChar w:fldCharType="begin"/>
                </w:r>
                <w:r w:rsidR="00F97B34" w:rsidRPr="00F97B34">
                  <w:rPr>
                    <w:rFonts w:ascii="Arial" w:hAnsi="Arial" w:cs="Arial"/>
                    <w:noProof/>
                    <w:webHidden/>
                  </w:rPr>
                  <w:instrText xml:space="preserve"> PAGEREF _Toc487188873 \h </w:instrText>
                </w:r>
                <w:r w:rsidR="00F97B34" w:rsidRPr="00F97B34">
                  <w:rPr>
                    <w:rFonts w:ascii="Arial" w:hAnsi="Arial" w:cs="Arial"/>
                    <w:noProof/>
                    <w:webHidden/>
                  </w:rPr>
                </w:r>
                <w:r w:rsidR="00F97B34" w:rsidRPr="00F97B34">
                  <w:rPr>
                    <w:rFonts w:ascii="Arial" w:hAnsi="Arial" w:cs="Arial"/>
                    <w:noProof/>
                    <w:webHidden/>
                  </w:rPr>
                  <w:fldChar w:fldCharType="separate"/>
                </w:r>
                <w:r w:rsidR="00F97B34" w:rsidRPr="00F97B34">
                  <w:rPr>
                    <w:rFonts w:ascii="Arial" w:hAnsi="Arial" w:cs="Arial"/>
                    <w:noProof/>
                    <w:webHidden/>
                  </w:rPr>
                  <w:t>43</w:t>
                </w:r>
                <w:r w:rsidR="00F97B34" w:rsidRPr="00F97B34">
                  <w:rPr>
                    <w:rFonts w:ascii="Arial" w:hAnsi="Arial" w:cs="Arial"/>
                    <w:noProof/>
                    <w:webHidden/>
                  </w:rPr>
                  <w:fldChar w:fldCharType="end"/>
                </w:r>
              </w:hyperlink>
            </w:p>
            <w:p w:rsidR="00F97B34" w:rsidRPr="00F97B34" w:rsidRDefault="003C192D">
              <w:pPr>
                <w:pStyle w:val="Verzeichnis3"/>
                <w:tabs>
                  <w:tab w:val="right" w:leader="dot" w:pos="9062"/>
                </w:tabs>
                <w:rPr>
                  <w:rFonts w:ascii="Arial" w:eastAsiaTheme="minorEastAsia" w:hAnsi="Arial" w:cs="Arial"/>
                  <w:noProof/>
                  <w:sz w:val="22"/>
                  <w:lang w:eastAsia="de-DE"/>
                </w:rPr>
              </w:pPr>
              <w:hyperlink w:anchor="_Toc487188874" w:history="1">
                <w:r w:rsidR="00F97B34" w:rsidRPr="00F97B34">
                  <w:rPr>
                    <w:rStyle w:val="Hyperlink"/>
                    <w:rFonts w:ascii="Arial" w:hAnsi="Arial" w:cs="Arial"/>
                    <w:noProof/>
                  </w:rPr>
                  <w:t>6.2.2 Ausblick</w:t>
                </w:r>
                <w:r w:rsidR="00F97B34" w:rsidRPr="00F97B34">
                  <w:rPr>
                    <w:rFonts w:ascii="Arial" w:hAnsi="Arial" w:cs="Arial"/>
                    <w:noProof/>
                    <w:webHidden/>
                  </w:rPr>
                  <w:tab/>
                </w:r>
                <w:r w:rsidR="00F97B34" w:rsidRPr="00F97B34">
                  <w:rPr>
                    <w:rFonts w:ascii="Arial" w:hAnsi="Arial" w:cs="Arial"/>
                    <w:noProof/>
                    <w:webHidden/>
                  </w:rPr>
                  <w:fldChar w:fldCharType="begin"/>
                </w:r>
                <w:r w:rsidR="00F97B34" w:rsidRPr="00F97B34">
                  <w:rPr>
                    <w:rFonts w:ascii="Arial" w:hAnsi="Arial" w:cs="Arial"/>
                    <w:noProof/>
                    <w:webHidden/>
                  </w:rPr>
                  <w:instrText xml:space="preserve"> PAGEREF _Toc487188874 \h </w:instrText>
                </w:r>
                <w:r w:rsidR="00F97B34" w:rsidRPr="00F97B34">
                  <w:rPr>
                    <w:rFonts w:ascii="Arial" w:hAnsi="Arial" w:cs="Arial"/>
                    <w:noProof/>
                    <w:webHidden/>
                  </w:rPr>
                </w:r>
                <w:r w:rsidR="00F97B34" w:rsidRPr="00F97B34">
                  <w:rPr>
                    <w:rFonts w:ascii="Arial" w:hAnsi="Arial" w:cs="Arial"/>
                    <w:noProof/>
                    <w:webHidden/>
                  </w:rPr>
                  <w:fldChar w:fldCharType="separate"/>
                </w:r>
                <w:r w:rsidR="00F97B34" w:rsidRPr="00F97B34">
                  <w:rPr>
                    <w:rFonts w:ascii="Arial" w:hAnsi="Arial" w:cs="Arial"/>
                    <w:noProof/>
                    <w:webHidden/>
                  </w:rPr>
                  <w:t>43</w:t>
                </w:r>
                <w:r w:rsidR="00F97B34" w:rsidRPr="00F97B34">
                  <w:rPr>
                    <w:rFonts w:ascii="Arial" w:hAnsi="Arial" w:cs="Arial"/>
                    <w:noProof/>
                    <w:webHidden/>
                  </w:rPr>
                  <w:fldChar w:fldCharType="end"/>
                </w:r>
              </w:hyperlink>
            </w:p>
            <w:p w:rsidR="00F97B34" w:rsidRPr="00F97B34" w:rsidRDefault="003C192D">
              <w:pPr>
                <w:pStyle w:val="Verzeichnis1"/>
                <w:tabs>
                  <w:tab w:val="right" w:leader="dot" w:pos="9062"/>
                </w:tabs>
                <w:rPr>
                  <w:rFonts w:eastAsiaTheme="minorEastAsia" w:cs="Arial"/>
                  <w:noProof/>
                  <w:sz w:val="22"/>
                  <w:lang w:eastAsia="de-DE"/>
                </w:rPr>
              </w:pPr>
              <w:hyperlink w:anchor="_Toc487188875" w:history="1">
                <w:r w:rsidR="00F97B34" w:rsidRPr="00F97B34">
                  <w:rPr>
                    <w:rStyle w:val="Hyperlink"/>
                    <w:rFonts w:cs="Arial"/>
                    <w:noProof/>
                  </w:rPr>
                  <w:t>Zusammenfassung</w:t>
                </w:r>
                <w:r w:rsidR="00F97B34" w:rsidRPr="00F97B34">
                  <w:rPr>
                    <w:rFonts w:cs="Arial"/>
                    <w:noProof/>
                    <w:webHidden/>
                  </w:rPr>
                  <w:tab/>
                </w:r>
                <w:r w:rsidR="00F97B34" w:rsidRPr="00F97B34">
                  <w:rPr>
                    <w:rFonts w:cs="Arial"/>
                    <w:noProof/>
                    <w:webHidden/>
                  </w:rPr>
                  <w:fldChar w:fldCharType="begin"/>
                </w:r>
                <w:r w:rsidR="00F97B34" w:rsidRPr="00F97B34">
                  <w:rPr>
                    <w:rFonts w:cs="Arial"/>
                    <w:noProof/>
                    <w:webHidden/>
                  </w:rPr>
                  <w:instrText xml:space="preserve"> PAGEREF _Toc487188875 \h </w:instrText>
                </w:r>
                <w:r w:rsidR="00F97B34" w:rsidRPr="00F97B34">
                  <w:rPr>
                    <w:rFonts w:cs="Arial"/>
                    <w:noProof/>
                    <w:webHidden/>
                  </w:rPr>
                </w:r>
                <w:r w:rsidR="00F97B34" w:rsidRPr="00F97B34">
                  <w:rPr>
                    <w:rFonts w:cs="Arial"/>
                    <w:noProof/>
                    <w:webHidden/>
                  </w:rPr>
                  <w:fldChar w:fldCharType="separate"/>
                </w:r>
                <w:r w:rsidR="00F97B34" w:rsidRPr="00F97B34">
                  <w:rPr>
                    <w:rFonts w:cs="Arial"/>
                    <w:noProof/>
                    <w:webHidden/>
                  </w:rPr>
                  <w:t>45</w:t>
                </w:r>
                <w:r w:rsidR="00F97B34" w:rsidRPr="00F97B34">
                  <w:rPr>
                    <w:rFonts w:cs="Arial"/>
                    <w:noProof/>
                    <w:webHidden/>
                  </w:rPr>
                  <w:fldChar w:fldCharType="end"/>
                </w:r>
              </w:hyperlink>
            </w:p>
            <w:p w:rsidR="00F97B34" w:rsidRPr="00F97B34" w:rsidRDefault="003C192D">
              <w:pPr>
                <w:pStyle w:val="Verzeichnis1"/>
                <w:tabs>
                  <w:tab w:val="right" w:leader="dot" w:pos="9062"/>
                </w:tabs>
                <w:rPr>
                  <w:rFonts w:eastAsiaTheme="minorEastAsia" w:cs="Arial"/>
                  <w:noProof/>
                  <w:sz w:val="22"/>
                  <w:lang w:eastAsia="de-DE"/>
                </w:rPr>
              </w:pPr>
              <w:hyperlink w:anchor="_Toc487188876" w:history="1">
                <w:r w:rsidR="00F97B34" w:rsidRPr="00F97B34">
                  <w:rPr>
                    <w:rStyle w:val="Hyperlink"/>
                    <w:rFonts w:cs="Arial"/>
                    <w:noProof/>
                  </w:rPr>
                  <w:t>Literaturverzeichnis</w:t>
                </w:r>
                <w:r w:rsidR="00F97B34" w:rsidRPr="00F97B34">
                  <w:rPr>
                    <w:rFonts w:cs="Arial"/>
                    <w:noProof/>
                    <w:webHidden/>
                  </w:rPr>
                  <w:tab/>
                </w:r>
                <w:r w:rsidR="00F97B34" w:rsidRPr="00F97B34">
                  <w:rPr>
                    <w:rFonts w:cs="Arial"/>
                    <w:noProof/>
                    <w:webHidden/>
                  </w:rPr>
                  <w:fldChar w:fldCharType="begin"/>
                </w:r>
                <w:r w:rsidR="00F97B34" w:rsidRPr="00F97B34">
                  <w:rPr>
                    <w:rFonts w:cs="Arial"/>
                    <w:noProof/>
                    <w:webHidden/>
                  </w:rPr>
                  <w:instrText xml:space="preserve"> PAGEREF _Toc487188876 \h </w:instrText>
                </w:r>
                <w:r w:rsidR="00F97B34" w:rsidRPr="00F97B34">
                  <w:rPr>
                    <w:rFonts w:cs="Arial"/>
                    <w:noProof/>
                    <w:webHidden/>
                  </w:rPr>
                </w:r>
                <w:r w:rsidR="00F97B34" w:rsidRPr="00F97B34">
                  <w:rPr>
                    <w:rFonts w:cs="Arial"/>
                    <w:noProof/>
                    <w:webHidden/>
                  </w:rPr>
                  <w:fldChar w:fldCharType="separate"/>
                </w:r>
                <w:r w:rsidR="00F97B34" w:rsidRPr="00F97B34">
                  <w:rPr>
                    <w:rFonts w:cs="Arial"/>
                    <w:noProof/>
                    <w:webHidden/>
                  </w:rPr>
                  <w:t>47</w:t>
                </w:r>
                <w:r w:rsidR="00F97B34" w:rsidRPr="00F97B34">
                  <w:rPr>
                    <w:rFonts w:cs="Arial"/>
                    <w:noProof/>
                    <w:webHidden/>
                  </w:rPr>
                  <w:fldChar w:fldCharType="end"/>
                </w:r>
              </w:hyperlink>
            </w:p>
            <w:p w:rsidR="00CA2C10" w:rsidRPr="00F97B34" w:rsidRDefault="008B6071" w:rsidP="007F5CAA">
              <w:pPr>
                <w:rPr>
                  <w:rFonts w:cs="Arial"/>
                  <w:b/>
                  <w:bCs/>
                </w:rPr>
              </w:pPr>
              <w:r w:rsidRPr="00F97B34">
                <w:rPr>
                  <w:rFonts w:cs="Arial"/>
                  <w:b/>
                  <w:bCs/>
                </w:rPr>
                <w:fldChar w:fldCharType="end"/>
              </w:r>
            </w:p>
          </w:sdtContent>
        </w:sdt>
      </w:sdtContent>
    </w:sdt>
    <w:p w:rsidR="00BC7BEF" w:rsidRDefault="00BC7BEF" w:rsidP="007F5CAA"/>
    <w:p w:rsidR="00BC7BEF" w:rsidRDefault="00BC7BEF" w:rsidP="007F5CAA">
      <w:pPr>
        <w:sectPr w:rsidR="00BC7BEF" w:rsidSect="00CA2C10">
          <w:headerReference w:type="default" r:id="rId9"/>
          <w:pgSz w:w="11906" w:h="16838"/>
          <w:pgMar w:top="1417" w:right="1417" w:bottom="1134" w:left="1417" w:header="708" w:footer="708" w:gutter="0"/>
          <w:pgNumType w:fmt="upperRoman" w:start="1"/>
          <w:cols w:space="708"/>
          <w:docGrid w:linePitch="360"/>
        </w:sectPr>
      </w:pPr>
    </w:p>
    <w:p w:rsidR="00BC7BEF" w:rsidRDefault="00BC7BEF" w:rsidP="00235C6E">
      <w:pPr>
        <w:pStyle w:val="berschrift1"/>
      </w:pPr>
      <w:bookmarkStart w:id="4" w:name="_Ref318365954"/>
      <w:bookmarkStart w:id="5" w:name="_Toc318367888"/>
      <w:bookmarkStart w:id="6" w:name="_Toc487188837"/>
      <w:r>
        <w:lastRenderedPageBreak/>
        <w:t>Abbildungsverzeichn</w:t>
      </w:r>
      <w:r w:rsidR="00235C6E">
        <w:t>i</w:t>
      </w:r>
      <w:r>
        <w:t>s</w:t>
      </w:r>
      <w:bookmarkEnd w:id="4"/>
      <w:bookmarkEnd w:id="5"/>
      <w:bookmarkEnd w:id="6"/>
    </w:p>
    <w:p w:rsidR="00F97B34" w:rsidRDefault="008024E7">
      <w:pPr>
        <w:pStyle w:val="Abbildungsverzeichnis"/>
        <w:tabs>
          <w:tab w:val="right" w:leader="dot" w:pos="9062"/>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487188877" w:history="1">
        <w:r w:rsidR="00F97B34" w:rsidRPr="00EB0DE3">
          <w:rPr>
            <w:rStyle w:val="Hyperlink"/>
            <w:noProof/>
          </w:rPr>
          <w:t>Abbildung 1: Spannungsverhalten von bipolar NRZ-codierten binären Werten</w:t>
        </w:r>
        <w:r w:rsidR="00F97B34">
          <w:rPr>
            <w:noProof/>
            <w:webHidden/>
          </w:rPr>
          <w:tab/>
        </w:r>
        <w:r w:rsidR="00F97B34">
          <w:rPr>
            <w:noProof/>
            <w:webHidden/>
          </w:rPr>
          <w:fldChar w:fldCharType="begin"/>
        </w:r>
        <w:r w:rsidR="00F97B34">
          <w:rPr>
            <w:noProof/>
            <w:webHidden/>
          </w:rPr>
          <w:instrText xml:space="preserve"> PAGEREF _Toc487188877 \h </w:instrText>
        </w:r>
        <w:r w:rsidR="00F97B34">
          <w:rPr>
            <w:noProof/>
            <w:webHidden/>
          </w:rPr>
        </w:r>
        <w:r w:rsidR="00F97B34">
          <w:rPr>
            <w:noProof/>
            <w:webHidden/>
          </w:rPr>
          <w:fldChar w:fldCharType="separate"/>
        </w:r>
        <w:r w:rsidR="00F97B34">
          <w:rPr>
            <w:noProof/>
            <w:webHidden/>
          </w:rPr>
          <w:t>4</w:t>
        </w:r>
        <w:r w:rsidR="00F97B34">
          <w:rPr>
            <w:noProof/>
            <w:webHidden/>
          </w:rPr>
          <w:fldChar w:fldCharType="end"/>
        </w:r>
      </w:hyperlink>
    </w:p>
    <w:p w:rsidR="00F97B34" w:rsidRDefault="003C192D">
      <w:pPr>
        <w:pStyle w:val="Abbildungsverzeichnis"/>
        <w:tabs>
          <w:tab w:val="right" w:leader="dot" w:pos="9062"/>
        </w:tabs>
        <w:rPr>
          <w:rFonts w:asciiTheme="minorHAnsi" w:eastAsiaTheme="minorEastAsia" w:hAnsiTheme="minorHAnsi"/>
          <w:noProof/>
          <w:sz w:val="22"/>
          <w:lang w:eastAsia="de-DE"/>
        </w:rPr>
      </w:pPr>
      <w:hyperlink w:anchor="_Toc487188878" w:history="1">
        <w:r w:rsidR="00F97B34" w:rsidRPr="00EB0DE3">
          <w:rPr>
            <w:rStyle w:val="Hyperlink"/>
            <w:noProof/>
          </w:rPr>
          <w:t>Abbildung 2: Prinzip der asymmetrischen (a) und symmetrischen (b) Verbindung als Anwendung in der Tontechnik [http://hbernstaedt.de/Test/Asm_Asm.jpg]</w:t>
        </w:r>
        <w:r w:rsidR="00F97B34">
          <w:rPr>
            <w:noProof/>
            <w:webHidden/>
          </w:rPr>
          <w:tab/>
        </w:r>
        <w:r w:rsidR="00F97B34">
          <w:rPr>
            <w:noProof/>
            <w:webHidden/>
          </w:rPr>
          <w:fldChar w:fldCharType="begin"/>
        </w:r>
        <w:r w:rsidR="00F97B34">
          <w:rPr>
            <w:noProof/>
            <w:webHidden/>
          </w:rPr>
          <w:instrText xml:space="preserve"> PAGEREF _Toc487188878 \h </w:instrText>
        </w:r>
        <w:r w:rsidR="00F97B34">
          <w:rPr>
            <w:noProof/>
            <w:webHidden/>
          </w:rPr>
        </w:r>
        <w:r w:rsidR="00F97B34">
          <w:rPr>
            <w:noProof/>
            <w:webHidden/>
          </w:rPr>
          <w:fldChar w:fldCharType="separate"/>
        </w:r>
        <w:r w:rsidR="00F97B34">
          <w:rPr>
            <w:noProof/>
            <w:webHidden/>
          </w:rPr>
          <w:t>6</w:t>
        </w:r>
        <w:r w:rsidR="00F97B34">
          <w:rPr>
            <w:noProof/>
            <w:webHidden/>
          </w:rPr>
          <w:fldChar w:fldCharType="end"/>
        </w:r>
      </w:hyperlink>
    </w:p>
    <w:p w:rsidR="00F97B34" w:rsidRDefault="003C192D">
      <w:pPr>
        <w:pStyle w:val="Abbildungsverzeichnis"/>
        <w:tabs>
          <w:tab w:val="right" w:leader="dot" w:pos="9062"/>
        </w:tabs>
        <w:rPr>
          <w:rFonts w:asciiTheme="minorHAnsi" w:eastAsiaTheme="minorEastAsia" w:hAnsiTheme="minorHAnsi"/>
          <w:noProof/>
          <w:sz w:val="22"/>
          <w:lang w:eastAsia="de-DE"/>
        </w:rPr>
      </w:pPr>
      <w:hyperlink w:anchor="_Toc487188879" w:history="1">
        <w:r w:rsidR="00F97B34" w:rsidRPr="00EB0DE3">
          <w:rPr>
            <w:rStyle w:val="Hyperlink"/>
            <w:noProof/>
          </w:rPr>
          <w:t>Abbildung 3: Pinbelegung des 9-poligen D-Sub-Steckers [https://www.db9-pinout.com/db9-pinout/db9-pinout.gif]</w:t>
        </w:r>
        <w:r w:rsidR="00F97B34">
          <w:rPr>
            <w:noProof/>
            <w:webHidden/>
          </w:rPr>
          <w:tab/>
        </w:r>
        <w:r w:rsidR="00F97B34">
          <w:rPr>
            <w:noProof/>
            <w:webHidden/>
          </w:rPr>
          <w:fldChar w:fldCharType="begin"/>
        </w:r>
        <w:r w:rsidR="00F97B34">
          <w:rPr>
            <w:noProof/>
            <w:webHidden/>
          </w:rPr>
          <w:instrText xml:space="preserve"> PAGEREF _Toc487188879 \h </w:instrText>
        </w:r>
        <w:r w:rsidR="00F97B34">
          <w:rPr>
            <w:noProof/>
            <w:webHidden/>
          </w:rPr>
        </w:r>
        <w:r w:rsidR="00F97B34">
          <w:rPr>
            <w:noProof/>
            <w:webHidden/>
          </w:rPr>
          <w:fldChar w:fldCharType="separate"/>
        </w:r>
        <w:r w:rsidR="00F97B34">
          <w:rPr>
            <w:noProof/>
            <w:webHidden/>
          </w:rPr>
          <w:t>8</w:t>
        </w:r>
        <w:r w:rsidR="00F97B34">
          <w:rPr>
            <w:noProof/>
            <w:webHidden/>
          </w:rPr>
          <w:fldChar w:fldCharType="end"/>
        </w:r>
      </w:hyperlink>
    </w:p>
    <w:p w:rsidR="00F97B34" w:rsidRDefault="003C192D">
      <w:pPr>
        <w:pStyle w:val="Abbildungsverzeichnis"/>
        <w:tabs>
          <w:tab w:val="right" w:leader="dot" w:pos="9062"/>
        </w:tabs>
        <w:rPr>
          <w:rFonts w:asciiTheme="minorHAnsi" w:eastAsiaTheme="minorEastAsia" w:hAnsiTheme="minorHAnsi"/>
          <w:noProof/>
          <w:sz w:val="22"/>
          <w:lang w:eastAsia="de-DE"/>
        </w:rPr>
      </w:pPr>
      <w:hyperlink w:anchor="_Toc487188880" w:history="1">
        <w:r w:rsidR="00F97B34" w:rsidRPr="00EB0DE3">
          <w:rPr>
            <w:rStyle w:val="Hyperlink"/>
            <w:noProof/>
          </w:rPr>
          <w:t>Abbildung 4: Rahmenbildung nach RS-232 mit 8 Datenbits und einem Stoppbit [Frenzel Handbook]</w:t>
        </w:r>
        <w:r w:rsidR="00F97B34">
          <w:rPr>
            <w:noProof/>
            <w:webHidden/>
          </w:rPr>
          <w:tab/>
        </w:r>
        <w:r w:rsidR="00F97B34">
          <w:rPr>
            <w:noProof/>
            <w:webHidden/>
          </w:rPr>
          <w:fldChar w:fldCharType="begin"/>
        </w:r>
        <w:r w:rsidR="00F97B34">
          <w:rPr>
            <w:noProof/>
            <w:webHidden/>
          </w:rPr>
          <w:instrText xml:space="preserve"> PAGEREF _Toc487188880 \h </w:instrText>
        </w:r>
        <w:r w:rsidR="00F97B34">
          <w:rPr>
            <w:noProof/>
            <w:webHidden/>
          </w:rPr>
        </w:r>
        <w:r w:rsidR="00F97B34">
          <w:rPr>
            <w:noProof/>
            <w:webHidden/>
          </w:rPr>
          <w:fldChar w:fldCharType="separate"/>
        </w:r>
        <w:r w:rsidR="00F97B34">
          <w:rPr>
            <w:noProof/>
            <w:webHidden/>
          </w:rPr>
          <w:t>9</w:t>
        </w:r>
        <w:r w:rsidR="00F97B34">
          <w:rPr>
            <w:noProof/>
            <w:webHidden/>
          </w:rPr>
          <w:fldChar w:fldCharType="end"/>
        </w:r>
      </w:hyperlink>
    </w:p>
    <w:p w:rsidR="00F97B34" w:rsidRDefault="003C192D">
      <w:pPr>
        <w:pStyle w:val="Abbildungsverzeichnis"/>
        <w:tabs>
          <w:tab w:val="right" w:leader="dot" w:pos="9062"/>
        </w:tabs>
        <w:rPr>
          <w:rFonts w:asciiTheme="minorHAnsi" w:eastAsiaTheme="minorEastAsia" w:hAnsiTheme="minorHAnsi"/>
          <w:noProof/>
          <w:sz w:val="22"/>
          <w:lang w:eastAsia="de-DE"/>
        </w:rPr>
      </w:pPr>
      <w:hyperlink w:anchor="_Toc487188881" w:history="1">
        <w:r w:rsidR="00F97B34" w:rsidRPr="00EB0DE3">
          <w:rPr>
            <w:rStyle w:val="Hyperlink"/>
            <w:noProof/>
          </w:rPr>
          <w:t>Abbildung 5: Beispielhafter Aufbau einer Tabelle als Teil einer relationalen Datenbank</w:t>
        </w:r>
        <w:r w:rsidR="00F97B34">
          <w:rPr>
            <w:noProof/>
            <w:webHidden/>
          </w:rPr>
          <w:tab/>
        </w:r>
        <w:r w:rsidR="00F97B34">
          <w:rPr>
            <w:noProof/>
            <w:webHidden/>
          </w:rPr>
          <w:fldChar w:fldCharType="begin"/>
        </w:r>
        <w:r w:rsidR="00F97B34">
          <w:rPr>
            <w:noProof/>
            <w:webHidden/>
          </w:rPr>
          <w:instrText xml:space="preserve"> PAGEREF _Toc487188881 \h </w:instrText>
        </w:r>
        <w:r w:rsidR="00F97B34">
          <w:rPr>
            <w:noProof/>
            <w:webHidden/>
          </w:rPr>
        </w:r>
        <w:r w:rsidR="00F97B34">
          <w:rPr>
            <w:noProof/>
            <w:webHidden/>
          </w:rPr>
          <w:fldChar w:fldCharType="separate"/>
        </w:r>
        <w:r w:rsidR="00F97B34">
          <w:rPr>
            <w:noProof/>
            <w:webHidden/>
          </w:rPr>
          <w:t>10</w:t>
        </w:r>
        <w:r w:rsidR="00F97B34">
          <w:rPr>
            <w:noProof/>
            <w:webHidden/>
          </w:rPr>
          <w:fldChar w:fldCharType="end"/>
        </w:r>
      </w:hyperlink>
    </w:p>
    <w:p w:rsidR="00F97B34" w:rsidRDefault="003C192D">
      <w:pPr>
        <w:pStyle w:val="Abbildungsverzeichnis"/>
        <w:tabs>
          <w:tab w:val="right" w:leader="dot" w:pos="9062"/>
        </w:tabs>
        <w:rPr>
          <w:rFonts w:asciiTheme="minorHAnsi" w:eastAsiaTheme="minorEastAsia" w:hAnsiTheme="minorHAnsi"/>
          <w:noProof/>
          <w:sz w:val="22"/>
          <w:lang w:eastAsia="de-DE"/>
        </w:rPr>
      </w:pPr>
      <w:hyperlink w:anchor="_Toc487188882" w:history="1">
        <w:r w:rsidR="00F97B34" w:rsidRPr="00EB0DE3">
          <w:rPr>
            <w:rStyle w:val="Hyperlink"/>
            <w:noProof/>
          </w:rPr>
          <w:t>Abbildung 6: Verknüpfung von zwei Tabellen über einen foreign key</w:t>
        </w:r>
        <w:r w:rsidR="00F97B34">
          <w:rPr>
            <w:noProof/>
            <w:webHidden/>
          </w:rPr>
          <w:tab/>
        </w:r>
        <w:r w:rsidR="00F97B34">
          <w:rPr>
            <w:noProof/>
            <w:webHidden/>
          </w:rPr>
          <w:fldChar w:fldCharType="begin"/>
        </w:r>
        <w:r w:rsidR="00F97B34">
          <w:rPr>
            <w:noProof/>
            <w:webHidden/>
          </w:rPr>
          <w:instrText xml:space="preserve"> PAGEREF _Toc487188882 \h </w:instrText>
        </w:r>
        <w:r w:rsidR="00F97B34">
          <w:rPr>
            <w:noProof/>
            <w:webHidden/>
          </w:rPr>
        </w:r>
        <w:r w:rsidR="00F97B34">
          <w:rPr>
            <w:noProof/>
            <w:webHidden/>
          </w:rPr>
          <w:fldChar w:fldCharType="separate"/>
        </w:r>
        <w:r w:rsidR="00F97B34">
          <w:rPr>
            <w:noProof/>
            <w:webHidden/>
          </w:rPr>
          <w:t>11</w:t>
        </w:r>
        <w:r w:rsidR="00F97B34">
          <w:rPr>
            <w:noProof/>
            <w:webHidden/>
          </w:rPr>
          <w:fldChar w:fldCharType="end"/>
        </w:r>
      </w:hyperlink>
    </w:p>
    <w:p w:rsidR="00F97B34" w:rsidRDefault="003C192D">
      <w:pPr>
        <w:pStyle w:val="Abbildungsverzeichnis"/>
        <w:tabs>
          <w:tab w:val="right" w:leader="dot" w:pos="9062"/>
        </w:tabs>
        <w:rPr>
          <w:rFonts w:asciiTheme="minorHAnsi" w:eastAsiaTheme="minorEastAsia" w:hAnsiTheme="minorHAnsi"/>
          <w:noProof/>
          <w:sz w:val="22"/>
          <w:lang w:eastAsia="de-DE"/>
        </w:rPr>
      </w:pPr>
      <w:hyperlink w:anchor="_Toc487188883" w:history="1">
        <w:r w:rsidR="00F97B34" w:rsidRPr="00EB0DE3">
          <w:rPr>
            <w:rStyle w:val="Hyperlink"/>
            <w:noProof/>
          </w:rPr>
          <w:t>Abbildung 7: Aufbau des LAMP-Pakets (https://i2.wp.com/blog.novatrend.ch/wp-content/uploads/2014/11/LAMP.png)</w:t>
        </w:r>
        <w:r w:rsidR="00F97B34">
          <w:rPr>
            <w:noProof/>
            <w:webHidden/>
          </w:rPr>
          <w:tab/>
        </w:r>
        <w:r w:rsidR="00F97B34">
          <w:rPr>
            <w:noProof/>
            <w:webHidden/>
          </w:rPr>
          <w:fldChar w:fldCharType="begin"/>
        </w:r>
        <w:r w:rsidR="00F97B34">
          <w:rPr>
            <w:noProof/>
            <w:webHidden/>
          </w:rPr>
          <w:instrText xml:space="preserve"> PAGEREF _Toc487188883 \h </w:instrText>
        </w:r>
        <w:r w:rsidR="00F97B34">
          <w:rPr>
            <w:noProof/>
            <w:webHidden/>
          </w:rPr>
        </w:r>
        <w:r w:rsidR="00F97B34">
          <w:rPr>
            <w:noProof/>
            <w:webHidden/>
          </w:rPr>
          <w:fldChar w:fldCharType="separate"/>
        </w:r>
        <w:r w:rsidR="00F97B34">
          <w:rPr>
            <w:noProof/>
            <w:webHidden/>
          </w:rPr>
          <w:t>15</w:t>
        </w:r>
        <w:r w:rsidR="00F97B34">
          <w:rPr>
            <w:noProof/>
            <w:webHidden/>
          </w:rPr>
          <w:fldChar w:fldCharType="end"/>
        </w:r>
      </w:hyperlink>
    </w:p>
    <w:p w:rsidR="00F97B34" w:rsidRDefault="003C192D">
      <w:pPr>
        <w:pStyle w:val="Abbildungsverzeichnis"/>
        <w:tabs>
          <w:tab w:val="right" w:leader="dot" w:pos="9062"/>
        </w:tabs>
        <w:rPr>
          <w:rFonts w:asciiTheme="minorHAnsi" w:eastAsiaTheme="minorEastAsia" w:hAnsiTheme="minorHAnsi"/>
          <w:noProof/>
          <w:sz w:val="22"/>
          <w:lang w:eastAsia="de-DE"/>
        </w:rPr>
      </w:pPr>
      <w:hyperlink w:anchor="_Toc487188884" w:history="1">
        <w:r w:rsidR="00F97B34" w:rsidRPr="00EB0DE3">
          <w:rPr>
            <w:rStyle w:val="Hyperlink"/>
            <w:noProof/>
          </w:rPr>
          <w:t>Abbildung 8: Dynamische Erstellung von Inhalten mit PHP (https://de.wikipedia.org/wiki/LAMP_(Softwarepaket)#/media/File:PHP_funktionsweise.svg)</w:t>
        </w:r>
        <w:r w:rsidR="00F97B34">
          <w:rPr>
            <w:noProof/>
            <w:webHidden/>
          </w:rPr>
          <w:tab/>
        </w:r>
        <w:r w:rsidR="00F97B34">
          <w:rPr>
            <w:noProof/>
            <w:webHidden/>
          </w:rPr>
          <w:fldChar w:fldCharType="begin"/>
        </w:r>
        <w:r w:rsidR="00F97B34">
          <w:rPr>
            <w:noProof/>
            <w:webHidden/>
          </w:rPr>
          <w:instrText xml:space="preserve"> PAGEREF _Toc487188884 \h </w:instrText>
        </w:r>
        <w:r w:rsidR="00F97B34">
          <w:rPr>
            <w:noProof/>
            <w:webHidden/>
          </w:rPr>
        </w:r>
        <w:r w:rsidR="00F97B34">
          <w:rPr>
            <w:noProof/>
            <w:webHidden/>
          </w:rPr>
          <w:fldChar w:fldCharType="separate"/>
        </w:r>
        <w:r w:rsidR="00F97B34">
          <w:rPr>
            <w:noProof/>
            <w:webHidden/>
          </w:rPr>
          <w:t>16</w:t>
        </w:r>
        <w:r w:rsidR="00F97B34">
          <w:rPr>
            <w:noProof/>
            <w:webHidden/>
          </w:rPr>
          <w:fldChar w:fldCharType="end"/>
        </w:r>
      </w:hyperlink>
    </w:p>
    <w:p w:rsidR="00F97B34" w:rsidRDefault="003C192D">
      <w:pPr>
        <w:pStyle w:val="Abbildungsverzeichnis"/>
        <w:tabs>
          <w:tab w:val="right" w:leader="dot" w:pos="9062"/>
        </w:tabs>
        <w:rPr>
          <w:rFonts w:asciiTheme="minorHAnsi" w:eastAsiaTheme="minorEastAsia" w:hAnsiTheme="minorHAnsi"/>
          <w:noProof/>
          <w:sz w:val="22"/>
          <w:lang w:eastAsia="de-DE"/>
        </w:rPr>
      </w:pPr>
      <w:hyperlink w:anchor="_Toc487188885" w:history="1">
        <w:r w:rsidR="00F97B34" w:rsidRPr="00EB0DE3">
          <w:rPr>
            <w:rStyle w:val="Hyperlink"/>
            <w:noProof/>
          </w:rPr>
          <w:t>Abbildung 9: Konzeptionelle Datenbankstruktur mit Attributen und zugehörigen Datentypen</w:t>
        </w:r>
        <w:r w:rsidR="00F97B34">
          <w:rPr>
            <w:noProof/>
            <w:webHidden/>
          </w:rPr>
          <w:tab/>
        </w:r>
        <w:r w:rsidR="00F97B34">
          <w:rPr>
            <w:noProof/>
            <w:webHidden/>
          </w:rPr>
          <w:fldChar w:fldCharType="begin"/>
        </w:r>
        <w:r w:rsidR="00F97B34">
          <w:rPr>
            <w:noProof/>
            <w:webHidden/>
          </w:rPr>
          <w:instrText xml:space="preserve"> PAGEREF _Toc487188885 \h </w:instrText>
        </w:r>
        <w:r w:rsidR="00F97B34">
          <w:rPr>
            <w:noProof/>
            <w:webHidden/>
          </w:rPr>
        </w:r>
        <w:r w:rsidR="00F97B34">
          <w:rPr>
            <w:noProof/>
            <w:webHidden/>
          </w:rPr>
          <w:fldChar w:fldCharType="separate"/>
        </w:r>
        <w:r w:rsidR="00F97B34">
          <w:rPr>
            <w:noProof/>
            <w:webHidden/>
          </w:rPr>
          <w:t>19</w:t>
        </w:r>
        <w:r w:rsidR="00F97B34">
          <w:rPr>
            <w:noProof/>
            <w:webHidden/>
          </w:rPr>
          <w:fldChar w:fldCharType="end"/>
        </w:r>
      </w:hyperlink>
    </w:p>
    <w:p w:rsidR="00F97B34" w:rsidRDefault="003C192D">
      <w:pPr>
        <w:pStyle w:val="Abbildungsverzeichnis"/>
        <w:tabs>
          <w:tab w:val="right" w:leader="dot" w:pos="9062"/>
        </w:tabs>
        <w:rPr>
          <w:rFonts w:asciiTheme="minorHAnsi" w:eastAsiaTheme="minorEastAsia" w:hAnsiTheme="minorHAnsi"/>
          <w:noProof/>
          <w:sz w:val="22"/>
          <w:lang w:eastAsia="de-DE"/>
        </w:rPr>
      </w:pPr>
      <w:hyperlink w:anchor="_Toc487188886" w:history="1">
        <w:r w:rsidR="00F97B34" w:rsidRPr="00EB0DE3">
          <w:rPr>
            <w:rStyle w:val="Hyperlink"/>
            <w:noProof/>
          </w:rPr>
          <w:t>Abbildung 10: Implementierte Datenbankstruktur des Chemikalienverzeichnisses mit Attributen und zugehörigen Datentypen</w:t>
        </w:r>
        <w:r w:rsidR="00F97B34">
          <w:rPr>
            <w:noProof/>
            <w:webHidden/>
          </w:rPr>
          <w:tab/>
        </w:r>
        <w:r w:rsidR="00F97B34">
          <w:rPr>
            <w:noProof/>
            <w:webHidden/>
          </w:rPr>
          <w:fldChar w:fldCharType="begin"/>
        </w:r>
        <w:r w:rsidR="00F97B34">
          <w:rPr>
            <w:noProof/>
            <w:webHidden/>
          </w:rPr>
          <w:instrText xml:space="preserve"> PAGEREF _Toc487188886 \h </w:instrText>
        </w:r>
        <w:r w:rsidR="00F97B34">
          <w:rPr>
            <w:noProof/>
            <w:webHidden/>
          </w:rPr>
        </w:r>
        <w:r w:rsidR="00F97B34">
          <w:rPr>
            <w:noProof/>
            <w:webHidden/>
          </w:rPr>
          <w:fldChar w:fldCharType="separate"/>
        </w:r>
        <w:r w:rsidR="00F97B34">
          <w:rPr>
            <w:noProof/>
            <w:webHidden/>
          </w:rPr>
          <w:t>27</w:t>
        </w:r>
        <w:r w:rsidR="00F97B34">
          <w:rPr>
            <w:noProof/>
            <w:webHidden/>
          </w:rPr>
          <w:fldChar w:fldCharType="end"/>
        </w:r>
      </w:hyperlink>
    </w:p>
    <w:p w:rsidR="00F97B34" w:rsidRDefault="003C192D">
      <w:pPr>
        <w:pStyle w:val="Abbildungsverzeichnis"/>
        <w:tabs>
          <w:tab w:val="right" w:leader="dot" w:pos="9062"/>
        </w:tabs>
        <w:rPr>
          <w:rFonts w:asciiTheme="minorHAnsi" w:eastAsiaTheme="minorEastAsia" w:hAnsiTheme="minorHAnsi"/>
          <w:noProof/>
          <w:sz w:val="22"/>
          <w:lang w:eastAsia="de-DE"/>
        </w:rPr>
      </w:pPr>
      <w:hyperlink w:anchor="_Toc487188887" w:history="1">
        <w:r w:rsidR="00F97B34" w:rsidRPr="00EB0DE3">
          <w:rPr>
            <w:rStyle w:val="Hyperlink"/>
            <w:noProof/>
          </w:rPr>
          <w:t>Abbildung 11: Ausschnitt der Übersichtsseite für die gefilterte Anzeige von Chemikalienlieferungen</w:t>
        </w:r>
        <w:r w:rsidR="00F97B34">
          <w:rPr>
            <w:noProof/>
            <w:webHidden/>
          </w:rPr>
          <w:tab/>
        </w:r>
        <w:r w:rsidR="00F97B34">
          <w:rPr>
            <w:noProof/>
            <w:webHidden/>
          </w:rPr>
          <w:fldChar w:fldCharType="begin"/>
        </w:r>
        <w:r w:rsidR="00F97B34">
          <w:rPr>
            <w:noProof/>
            <w:webHidden/>
          </w:rPr>
          <w:instrText xml:space="preserve"> PAGEREF _Toc487188887 \h </w:instrText>
        </w:r>
        <w:r w:rsidR="00F97B34">
          <w:rPr>
            <w:noProof/>
            <w:webHidden/>
          </w:rPr>
        </w:r>
        <w:r w:rsidR="00F97B34">
          <w:rPr>
            <w:noProof/>
            <w:webHidden/>
          </w:rPr>
          <w:fldChar w:fldCharType="separate"/>
        </w:r>
        <w:r w:rsidR="00F97B34">
          <w:rPr>
            <w:noProof/>
            <w:webHidden/>
          </w:rPr>
          <w:t>29</w:t>
        </w:r>
        <w:r w:rsidR="00F97B34">
          <w:rPr>
            <w:noProof/>
            <w:webHidden/>
          </w:rPr>
          <w:fldChar w:fldCharType="end"/>
        </w:r>
      </w:hyperlink>
    </w:p>
    <w:p w:rsidR="00F97B34" w:rsidRDefault="003C192D">
      <w:pPr>
        <w:pStyle w:val="Abbildungsverzeichnis"/>
        <w:tabs>
          <w:tab w:val="right" w:leader="dot" w:pos="9062"/>
        </w:tabs>
        <w:rPr>
          <w:rFonts w:asciiTheme="minorHAnsi" w:eastAsiaTheme="minorEastAsia" w:hAnsiTheme="minorHAnsi"/>
          <w:noProof/>
          <w:sz w:val="22"/>
          <w:lang w:eastAsia="de-DE"/>
        </w:rPr>
      </w:pPr>
      <w:hyperlink w:anchor="_Toc487188888" w:history="1">
        <w:r w:rsidR="00F97B34" w:rsidRPr="00EB0DE3">
          <w:rPr>
            <w:rStyle w:val="Hyperlink"/>
            <w:noProof/>
          </w:rPr>
          <w:t>Abbildung 12: Detailansicht einer beispielhaften Lieferung</w:t>
        </w:r>
        <w:r w:rsidR="00F97B34">
          <w:rPr>
            <w:noProof/>
            <w:webHidden/>
          </w:rPr>
          <w:tab/>
        </w:r>
        <w:r w:rsidR="00F97B34">
          <w:rPr>
            <w:noProof/>
            <w:webHidden/>
          </w:rPr>
          <w:fldChar w:fldCharType="begin"/>
        </w:r>
        <w:r w:rsidR="00F97B34">
          <w:rPr>
            <w:noProof/>
            <w:webHidden/>
          </w:rPr>
          <w:instrText xml:space="preserve"> PAGEREF _Toc487188888 \h </w:instrText>
        </w:r>
        <w:r w:rsidR="00F97B34">
          <w:rPr>
            <w:noProof/>
            <w:webHidden/>
          </w:rPr>
        </w:r>
        <w:r w:rsidR="00F97B34">
          <w:rPr>
            <w:noProof/>
            <w:webHidden/>
          </w:rPr>
          <w:fldChar w:fldCharType="separate"/>
        </w:r>
        <w:r w:rsidR="00F97B34">
          <w:rPr>
            <w:noProof/>
            <w:webHidden/>
          </w:rPr>
          <w:t>30</w:t>
        </w:r>
        <w:r w:rsidR="00F97B34">
          <w:rPr>
            <w:noProof/>
            <w:webHidden/>
          </w:rPr>
          <w:fldChar w:fldCharType="end"/>
        </w:r>
      </w:hyperlink>
    </w:p>
    <w:p w:rsidR="00F97B34" w:rsidRDefault="003C192D">
      <w:pPr>
        <w:pStyle w:val="Abbildungsverzeichnis"/>
        <w:tabs>
          <w:tab w:val="right" w:leader="dot" w:pos="9062"/>
        </w:tabs>
        <w:rPr>
          <w:rFonts w:asciiTheme="minorHAnsi" w:eastAsiaTheme="minorEastAsia" w:hAnsiTheme="minorHAnsi"/>
          <w:noProof/>
          <w:sz w:val="22"/>
          <w:lang w:eastAsia="de-DE"/>
        </w:rPr>
      </w:pPr>
      <w:hyperlink w:anchor="_Toc487188889" w:history="1">
        <w:r w:rsidR="00F97B34" w:rsidRPr="00EB0DE3">
          <w:rPr>
            <w:rStyle w:val="Hyperlink"/>
            <w:noProof/>
          </w:rPr>
          <w:t>Abbildung 13: Struktur der Oberfläche zum Einfügen und Bearbeiten von Lieferungen</w:t>
        </w:r>
        <w:r w:rsidR="00F97B34">
          <w:rPr>
            <w:noProof/>
            <w:webHidden/>
          </w:rPr>
          <w:tab/>
        </w:r>
        <w:r w:rsidR="00F97B34">
          <w:rPr>
            <w:noProof/>
            <w:webHidden/>
          </w:rPr>
          <w:fldChar w:fldCharType="begin"/>
        </w:r>
        <w:r w:rsidR="00F97B34">
          <w:rPr>
            <w:noProof/>
            <w:webHidden/>
          </w:rPr>
          <w:instrText xml:space="preserve"> PAGEREF _Toc487188889 \h </w:instrText>
        </w:r>
        <w:r w:rsidR="00F97B34">
          <w:rPr>
            <w:noProof/>
            <w:webHidden/>
          </w:rPr>
        </w:r>
        <w:r w:rsidR="00F97B34">
          <w:rPr>
            <w:noProof/>
            <w:webHidden/>
          </w:rPr>
          <w:fldChar w:fldCharType="separate"/>
        </w:r>
        <w:r w:rsidR="00F97B34">
          <w:rPr>
            <w:noProof/>
            <w:webHidden/>
          </w:rPr>
          <w:t>31</w:t>
        </w:r>
        <w:r w:rsidR="00F97B34">
          <w:rPr>
            <w:noProof/>
            <w:webHidden/>
          </w:rPr>
          <w:fldChar w:fldCharType="end"/>
        </w:r>
      </w:hyperlink>
    </w:p>
    <w:p w:rsidR="00F97B34" w:rsidRDefault="003C192D">
      <w:pPr>
        <w:pStyle w:val="Abbildungsverzeichnis"/>
        <w:tabs>
          <w:tab w:val="right" w:leader="dot" w:pos="9062"/>
        </w:tabs>
        <w:rPr>
          <w:rFonts w:asciiTheme="minorHAnsi" w:eastAsiaTheme="minorEastAsia" w:hAnsiTheme="minorHAnsi"/>
          <w:noProof/>
          <w:sz w:val="22"/>
          <w:lang w:eastAsia="de-DE"/>
        </w:rPr>
      </w:pPr>
      <w:hyperlink w:anchor="_Toc487188890" w:history="1">
        <w:r w:rsidR="00F97B34" w:rsidRPr="00EB0DE3">
          <w:rPr>
            <w:rStyle w:val="Hyperlink"/>
            <w:noProof/>
          </w:rPr>
          <w:t>Abbildung 14: Struktur der Oberfläche zum Eintragen neuer Chemikalien</w:t>
        </w:r>
        <w:r w:rsidR="00F97B34">
          <w:rPr>
            <w:noProof/>
            <w:webHidden/>
          </w:rPr>
          <w:tab/>
        </w:r>
        <w:r w:rsidR="00F97B34">
          <w:rPr>
            <w:noProof/>
            <w:webHidden/>
          </w:rPr>
          <w:fldChar w:fldCharType="begin"/>
        </w:r>
        <w:r w:rsidR="00F97B34">
          <w:rPr>
            <w:noProof/>
            <w:webHidden/>
          </w:rPr>
          <w:instrText xml:space="preserve"> PAGEREF _Toc487188890 \h </w:instrText>
        </w:r>
        <w:r w:rsidR="00F97B34">
          <w:rPr>
            <w:noProof/>
            <w:webHidden/>
          </w:rPr>
        </w:r>
        <w:r w:rsidR="00F97B34">
          <w:rPr>
            <w:noProof/>
            <w:webHidden/>
          </w:rPr>
          <w:fldChar w:fldCharType="separate"/>
        </w:r>
        <w:r w:rsidR="00F97B34">
          <w:rPr>
            <w:noProof/>
            <w:webHidden/>
          </w:rPr>
          <w:t>32</w:t>
        </w:r>
        <w:r w:rsidR="00F97B34">
          <w:rPr>
            <w:noProof/>
            <w:webHidden/>
          </w:rPr>
          <w:fldChar w:fldCharType="end"/>
        </w:r>
      </w:hyperlink>
    </w:p>
    <w:p w:rsidR="00F97B34" w:rsidRDefault="003C192D">
      <w:pPr>
        <w:pStyle w:val="Abbildungsverzeichnis"/>
        <w:tabs>
          <w:tab w:val="right" w:leader="dot" w:pos="9062"/>
        </w:tabs>
        <w:rPr>
          <w:rFonts w:asciiTheme="minorHAnsi" w:eastAsiaTheme="minorEastAsia" w:hAnsiTheme="minorHAnsi"/>
          <w:noProof/>
          <w:sz w:val="22"/>
          <w:lang w:eastAsia="de-DE"/>
        </w:rPr>
      </w:pPr>
      <w:hyperlink w:anchor="_Toc487188891" w:history="1">
        <w:r w:rsidR="00F97B34" w:rsidRPr="00EB0DE3">
          <w:rPr>
            <w:rStyle w:val="Hyperlink"/>
            <w:noProof/>
          </w:rPr>
          <w:t>Abbildung 15: Nutzeroberfläche für die Verwaltung von Rezepten im Webinterface</w:t>
        </w:r>
        <w:r w:rsidR="00F97B34">
          <w:rPr>
            <w:noProof/>
            <w:webHidden/>
          </w:rPr>
          <w:tab/>
        </w:r>
        <w:r w:rsidR="00F97B34">
          <w:rPr>
            <w:noProof/>
            <w:webHidden/>
          </w:rPr>
          <w:fldChar w:fldCharType="begin"/>
        </w:r>
        <w:r w:rsidR="00F97B34">
          <w:rPr>
            <w:noProof/>
            <w:webHidden/>
          </w:rPr>
          <w:instrText xml:space="preserve"> PAGEREF _Toc487188891 \h </w:instrText>
        </w:r>
        <w:r w:rsidR="00F97B34">
          <w:rPr>
            <w:noProof/>
            <w:webHidden/>
          </w:rPr>
        </w:r>
        <w:r w:rsidR="00F97B34">
          <w:rPr>
            <w:noProof/>
            <w:webHidden/>
          </w:rPr>
          <w:fldChar w:fldCharType="separate"/>
        </w:r>
        <w:r w:rsidR="00F97B34">
          <w:rPr>
            <w:noProof/>
            <w:webHidden/>
          </w:rPr>
          <w:t>34</w:t>
        </w:r>
        <w:r w:rsidR="00F97B34">
          <w:rPr>
            <w:noProof/>
            <w:webHidden/>
          </w:rPr>
          <w:fldChar w:fldCharType="end"/>
        </w:r>
      </w:hyperlink>
    </w:p>
    <w:p w:rsidR="00F97B34" w:rsidRDefault="003C192D">
      <w:pPr>
        <w:pStyle w:val="Abbildungsverzeichnis"/>
        <w:tabs>
          <w:tab w:val="right" w:leader="dot" w:pos="9062"/>
        </w:tabs>
        <w:rPr>
          <w:rFonts w:asciiTheme="minorHAnsi" w:eastAsiaTheme="minorEastAsia" w:hAnsiTheme="minorHAnsi"/>
          <w:noProof/>
          <w:sz w:val="22"/>
          <w:lang w:eastAsia="de-DE"/>
        </w:rPr>
      </w:pPr>
      <w:hyperlink w:anchor="_Toc487188892" w:history="1">
        <w:r w:rsidR="00F97B34" w:rsidRPr="00EB0DE3">
          <w:rPr>
            <w:rStyle w:val="Hyperlink"/>
            <w:noProof/>
          </w:rPr>
          <w:t>Abbildung 16: Formular für das Eintragen eines Rezeptes mit 5 Komponenten, teilweise gefüllt mit Beispielwerten</w:t>
        </w:r>
        <w:r w:rsidR="00F97B34">
          <w:rPr>
            <w:noProof/>
            <w:webHidden/>
          </w:rPr>
          <w:tab/>
        </w:r>
        <w:r w:rsidR="00F97B34">
          <w:rPr>
            <w:noProof/>
            <w:webHidden/>
          </w:rPr>
          <w:fldChar w:fldCharType="begin"/>
        </w:r>
        <w:r w:rsidR="00F97B34">
          <w:rPr>
            <w:noProof/>
            <w:webHidden/>
          </w:rPr>
          <w:instrText xml:space="preserve"> PAGEREF _Toc487188892 \h </w:instrText>
        </w:r>
        <w:r w:rsidR="00F97B34">
          <w:rPr>
            <w:noProof/>
            <w:webHidden/>
          </w:rPr>
        </w:r>
        <w:r w:rsidR="00F97B34">
          <w:rPr>
            <w:noProof/>
            <w:webHidden/>
          </w:rPr>
          <w:fldChar w:fldCharType="separate"/>
        </w:r>
        <w:r w:rsidR="00F97B34">
          <w:rPr>
            <w:noProof/>
            <w:webHidden/>
          </w:rPr>
          <w:t>34</w:t>
        </w:r>
        <w:r w:rsidR="00F97B34">
          <w:rPr>
            <w:noProof/>
            <w:webHidden/>
          </w:rPr>
          <w:fldChar w:fldCharType="end"/>
        </w:r>
      </w:hyperlink>
    </w:p>
    <w:p w:rsidR="00F97B34" w:rsidRDefault="003C192D">
      <w:pPr>
        <w:pStyle w:val="Abbildungsverzeichnis"/>
        <w:tabs>
          <w:tab w:val="right" w:leader="dot" w:pos="9062"/>
        </w:tabs>
        <w:rPr>
          <w:rFonts w:asciiTheme="minorHAnsi" w:eastAsiaTheme="minorEastAsia" w:hAnsiTheme="minorHAnsi"/>
          <w:noProof/>
          <w:sz w:val="22"/>
          <w:lang w:eastAsia="de-DE"/>
        </w:rPr>
      </w:pPr>
      <w:hyperlink w:anchor="_Toc487188893" w:history="1">
        <w:r w:rsidR="00F97B34" w:rsidRPr="00EB0DE3">
          <w:rPr>
            <w:rStyle w:val="Hyperlink"/>
            <w:noProof/>
          </w:rPr>
          <w:t>Abbildung 17: Initiale Oberfläche der clientseitigen Software</w:t>
        </w:r>
        <w:r w:rsidR="00F97B34">
          <w:rPr>
            <w:noProof/>
            <w:webHidden/>
          </w:rPr>
          <w:tab/>
        </w:r>
        <w:r w:rsidR="00F97B34">
          <w:rPr>
            <w:noProof/>
            <w:webHidden/>
          </w:rPr>
          <w:fldChar w:fldCharType="begin"/>
        </w:r>
        <w:r w:rsidR="00F97B34">
          <w:rPr>
            <w:noProof/>
            <w:webHidden/>
          </w:rPr>
          <w:instrText xml:space="preserve"> PAGEREF _Toc487188893 \h </w:instrText>
        </w:r>
        <w:r w:rsidR="00F97B34">
          <w:rPr>
            <w:noProof/>
            <w:webHidden/>
          </w:rPr>
        </w:r>
        <w:r w:rsidR="00F97B34">
          <w:rPr>
            <w:noProof/>
            <w:webHidden/>
          </w:rPr>
          <w:fldChar w:fldCharType="separate"/>
        </w:r>
        <w:r w:rsidR="00F97B34">
          <w:rPr>
            <w:noProof/>
            <w:webHidden/>
          </w:rPr>
          <w:t>37</w:t>
        </w:r>
        <w:r w:rsidR="00F97B34">
          <w:rPr>
            <w:noProof/>
            <w:webHidden/>
          </w:rPr>
          <w:fldChar w:fldCharType="end"/>
        </w:r>
      </w:hyperlink>
    </w:p>
    <w:p w:rsidR="00F97B34" w:rsidRDefault="003C192D">
      <w:pPr>
        <w:pStyle w:val="Abbildungsverzeichnis"/>
        <w:tabs>
          <w:tab w:val="right" w:leader="dot" w:pos="9062"/>
        </w:tabs>
        <w:rPr>
          <w:rFonts w:asciiTheme="minorHAnsi" w:eastAsiaTheme="minorEastAsia" w:hAnsiTheme="minorHAnsi"/>
          <w:noProof/>
          <w:sz w:val="22"/>
          <w:lang w:eastAsia="de-DE"/>
        </w:rPr>
      </w:pPr>
      <w:hyperlink w:anchor="_Toc487188894" w:history="1">
        <w:r w:rsidR="00F97B34" w:rsidRPr="00EB0DE3">
          <w:rPr>
            <w:rStyle w:val="Hyperlink"/>
            <w:noProof/>
          </w:rPr>
          <w:t>Abbildung 18: Ausschnitt der graphischen Nutzeroberfläche nach Auswahl eines Rezeptes</w:t>
        </w:r>
        <w:r w:rsidR="00F97B34">
          <w:rPr>
            <w:noProof/>
            <w:webHidden/>
          </w:rPr>
          <w:tab/>
        </w:r>
        <w:r w:rsidR="00F97B34">
          <w:rPr>
            <w:noProof/>
            <w:webHidden/>
          </w:rPr>
          <w:fldChar w:fldCharType="begin"/>
        </w:r>
        <w:r w:rsidR="00F97B34">
          <w:rPr>
            <w:noProof/>
            <w:webHidden/>
          </w:rPr>
          <w:instrText xml:space="preserve"> PAGEREF _Toc487188894 \h </w:instrText>
        </w:r>
        <w:r w:rsidR="00F97B34">
          <w:rPr>
            <w:noProof/>
            <w:webHidden/>
          </w:rPr>
        </w:r>
        <w:r w:rsidR="00F97B34">
          <w:rPr>
            <w:noProof/>
            <w:webHidden/>
          </w:rPr>
          <w:fldChar w:fldCharType="separate"/>
        </w:r>
        <w:r w:rsidR="00F97B34">
          <w:rPr>
            <w:noProof/>
            <w:webHidden/>
          </w:rPr>
          <w:t>38</w:t>
        </w:r>
        <w:r w:rsidR="00F97B34">
          <w:rPr>
            <w:noProof/>
            <w:webHidden/>
          </w:rPr>
          <w:fldChar w:fldCharType="end"/>
        </w:r>
      </w:hyperlink>
    </w:p>
    <w:p w:rsidR="00F97B34" w:rsidRDefault="003C192D" w:rsidP="00CE3F3B">
      <w:pPr>
        <w:pStyle w:val="Abbildungsverzeichnis"/>
        <w:tabs>
          <w:tab w:val="right" w:leader="dot" w:pos="9062"/>
        </w:tabs>
        <w:jc w:val="left"/>
        <w:rPr>
          <w:rFonts w:asciiTheme="minorHAnsi" w:eastAsiaTheme="minorEastAsia" w:hAnsiTheme="minorHAnsi"/>
          <w:noProof/>
          <w:sz w:val="22"/>
          <w:lang w:eastAsia="de-DE"/>
        </w:rPr>
      </w:pPr>
      <w:hyperlink w:anchor="_Toc487188895" w:history="1">
        <w:r w:rsidR="00F97B34" w:rsidRPr="00EB0DE3">
          <w:rPr>
            <w:rStyle w:val="Hyperlink"/>
            <w:noProof/>
          </w:rPr>
          <w:t>Abbildung 19: Oberfläche zur Konfiguration der seriellen Schnittstelle in der clientseitigen Software</w:t>
        </w:r>
        <w:r w:rsidR="00F97B34">
          <w:rPr>
            <w:noProof/>
            <w:webHidden/>
          </w:rPr>
          <w:tab/>
        </w:r>
        <w:r w:rsidR="00F97B34">
          <w:rPr>
            <w:noProof/>
            <w:webHidden/>
          </w:rPr>
          <w:fldChar w:fldCharType="begin"/>
        </w:r>
        <w:r w:rsidR="00F97B34">
          <w:rPr>
            <w:noProof/>
            <w:webHidden/>
          </w:rPr>
          <w:instrText xml:space="preserve"> PAGEREF _Toc487188895 \h </w:instrText>
        </w:r>
        <w:r w:rsidR="00F97B34">
          <w:rPr>
            <w:noProof/>
            <w:webHidden/>
          </w:rPr>
        </w:r>
        <w:r w:rsidR="00F97B34">
          <w:rPr>
            <w:noProof/>
            <w:webHidden/>
          </w:rPr>
          <w:fldChar w:fldCharType="separate"/>
        </w:r>
        <w:r w:rsidR="00F97B34">
          <w:rPr>
            <w:noProof/>
            <w:webHidden/>
          </w:rPr>
          <w:t>39</w:t>
        </w:r>
        <w:r w:rsidR="00F97B34">
          <w:rPr>
            <w:noProof/>
            <w:webHidden/>
          </w:rPr>
          <w:fldChar w:fldCharType="end"/>
        </w:r>
      </w:hyperlink>
    </w:p>
    <w:p w:rsidR="00F97B34" w:rsidRDefault="003C192D" w:rsidP="00CE3F3B">
      <w:pPr>
        <w:pStyle w:val="Abbildungsverzeichnis"/>
        <w:tabs>
          <w:tab w:val="right" w:leader="dot" w:pos="9062"/>
        </w:tabs>
        <w:jc w:val="left"/>
        <w:rPr>
          <w:rFonts w:asciiTheme="minorHAnsi" w:eastAsiaTheme="minorEastAsia" w:hAnsiTheme="minorHAnsi"/>
          <w:noProof/>
          <w:sz w:val="22"/>
          <w:lang w:eastAsia="de-DE"/>
        </w:rPr>
      </w:pPr>
      <w:hyperlink w:anchor="_Toc487188896" w:history="1">
        <w:r w:rsidR="00F97B34" w:rsidRPr="00EB0DE3">
          <w:rPr>
            <w:rStyle w:val="Hyperlink"/>
            <w:noProof/>
          </w:rPr>
          <w:t>Abbildung 20: Oberfläche zur Konfiguration der Datenbankverbindung in der clientseitigen Software</w:t>
        </w:r>
        <w:r w:rsidR="00F97B34">
          <w:rPr>
            <w:noProof/>
            <w:webHidden/>
          </w:rPr>
          <w:tab/>
        </w:r>
        <w:r w:rsidR="00F97B34">
          <w:rPr>
            <w:noProof/>
            <w:webHidden/>
          </w:rPr>
          <w:fldChar w:fldCharType="begin"/>
        </w:r>
        <w:r w:rsidR="00F97B34">
          <w:rPr>
            <w:noProof/>
            <w:webHidden/>
          </w:rPr>
          <w:instrText xml:space="preserve"> PAGEREF _Toc487188896 \h </w:instrText>
        </w:r>
        <w:r w:rsidR="00F97B34">
          <w:rPr>
            <w:noProof/>
            <w:webHidden/>
          </w:rPr>
        </w:r>
        <w:r w:rsidR="00F97B34">
          <w:rPr>
            <w:noProof/>
            <w:webHidden/>
          </w:rPr>
          <w:fldChar w:fldCharType="separate"/>
        </w:r>
        <w:r w:rsidR="00F97B34">
          <w:rPr>
            <w:noProof/>
            <w:webHidden/>
          </w:rPr>
          <w:t>40</w:t>
        </w:r>
        <w:r w:rsidR="00F97B34">
          <w:rPr>
            <w:noProof/>
            <w:webHidden/>
          </w:rPr>
          <w:fldChar w:fldCharType="end"/>
        </w:r>
      </w:hyperlink>
    </w:p>
    <w:p w:rsidR="00BC7BEF" w:rsidRDefault="008024E7" w:rsidP="00033BF9">
      <w:pPr>
        <w:jc w:val="left"/>
      </w:pPr>
      <w:r>
        <w:fldChar w:fldCharType="end"/>
      </w:r>
    </w:p>
    <w:p w:rsidR="00A76543" w:rsidRDefault="00A76543" w:rsidP="00A76543">
      <w:pPr>
        <w:pStyle w:val="berschrift1"/>
      </w:pPr>
      <w:bookmarkStart w:id="7" w:name="_Toc487188838"/>
      <w:r>
        <w:t>Tabellenverzeichnis</w:t>
      </w:r>
      <w:bookmarkEnd w:id="7"/>
    </w:p>
    <w:p w:rsidR="00F97B34" w:rsidRDefault="00A76543">
      <w:pPr>
        <w:pStyle w:val="Abbildungsverzeichnis"/>
        <w:tabs>
          <w:tab w:val="right" w:leader="dot" w:pos="9062"/>
        </w:tabs>
        <w:rPr>
          <w:rFonts w:asciiTheme="minorHAnsi" w:eastAsiaTheme="minorEastAsia" w:hAnsiTheme="minorHAnsi"/>
          <w:noProof/>
          <w:sz w:val="22"/>
          <w:lang w:eastAsia="de-DE"/>
        </w:rPr>
      </w:pPr>
      <w:r>
        <w:fldChar w:fldCharType="begin"/>
      </w:r>
      <w:r>
        <w:instrText xml:space="preserve"> TOC \h \z \c "Tabelle" </w:instrText>
      </w:r>
      <w:r>
        <w:fldChar w:fldCharType="separate"/>
      </w:r>
      <w:hyperlink w:anchor="_Toc487188897" w:history="1">
        <w:r w:rsidR="00F97B34" w:rsidRPr="00102B74">
          <w:rPr>
            <w:rStyle w:val="Hyperlink"/>
            <w:noProof/>
          </w:rPr>
          <w:t>Tabelle 1: Liste der verwendeten Entwicklungsumgebungen</w:t>
        </w:r>
        <w:r w:rsidR="00F97B34">
          <w:rPr>
            <w:noProof/>
            <w:webHidden/>
          </w:rPr>
          <w:tab/>
        </w:r>
        <w:r w:rsidR="00F97B34">
          <w:rPr>
            <w:noProof/>
            <w:webHidden/>
          </w:rPr>
          <w:fldChar w:fldCharType="begin"/>
        </w:r>
        <w:r w:rsidR="00F97B34">
          <w:rPr>
            <w:noProof/>
            <w:webHidden/>
          </w:rPr>
          <w:instrText xml:space="preserve"> PAGEREF _Toc487188897 \h </w:instrText>
        </w:r>
        <w:r w:rsidR="00F97B34">
          <w:rPr>
            <w:noProof/>
            <w:webHidden/>
          </w:rPr>
        </w:r>
        <w:r w:rsidR="00F97B34">
          <w:rPr>
            <w:noProof/>
            <w:webHidden/>
          </w:rPr>
          <w:fldChar w:fldCharType="separate"/>
        </w:r>
        <w:r w:rsidR="00F97B34">
          <w:rPr>
            <w:noProof/>
            <w:webHidden/>
          </w:rPr>
          <w:t>26</w:t>
        </w:r>
        <w:r w:rsidR="00F97B34">
          <w:rPr>
            <w:noProof/>
            <w:webHidden/>
          </w:rPr>
          <w:fldChar w:fldCharType="end"/>
        </w:r>
      </w:hyperlink>
    </w:p>
    <w:p w:rsidR="00F97B34" w:rsidRDefault="003C192D">
      <w:pPr>
        <w:pStyle w:val="Abbildungsverzeichnis"/>
        <w:tabs>
          <w:tab w:val="right" w:leader="dot" w:pos="9062"/>
        </w:tabs>
        <w:rPr>
          <w:rFonts w:asciiTheme="minorHAnsi" w:eastAsiaTheme="minorEastAsia" w:hAnsiTheme="minorHAnsi"/>
          <w:noProof/>
          <w:sz w:val="22"/>
          <w:lang w:eastAsia="de-DE"/>
        </w:rPr>
      </w:pPr>
      <w:hyperlink w:anchor="_Toc487188898" w:history="1">
        <w:r w:rsidR="00F97B34" w:rsidRPr="00102B74">
          <w:rPr>
            <w:rStyle w:val="Hyperlink"/>
            <w:noProof/>
          </w:rPr>
          <w:t>Tabelle 2: Liste der verwendeten Softwarepakete und Programmierwerkzeuge</w:t>
        </w:r>
        <w:r w:rsidR="00F97B34">
          <w:rPr>
            <w:noProof/>
            <w:webHidden/>
          </w:rPr>
          <w:tab/>
        </w:r>
        <w:r w:rsidR="00F97B34">
          <w:rPr>
            <w:noProof/>
            <w:webHidden/>
          </w:rPr>
          <w:fldChar w:fldCharType="begin"/>
        </w:r>
        <w:r w:rsidR="00F97B34">
          <w:rPr>
            <w:noProof/>
            <w:webHidden/>
          </w:rPr>
          <w:instrText xml:space="preserve"> PAGEREF _Toc487188898 \h </w:instrText>
        </w:r>
        <w:r w:rsidR="00F97B34">
          <w:rPr>
            <w:noProof/>
            <w:webHidden/>
          </w:rPr>
        </w:r>
        <w:r w:rsidR="00F97B34">
          <w:rPr>
            <w:noProof/>
            <w:webHidden/>
          </w:rPr>
          <w:fldChar w:fldCharType="separate"/>
        </w:r>
        <w:r w:rsidR="00F97B34">
          <w:rPr>
            <w:noProof/>
            <w:webHidden/>
          </w:rPr>
          <w:t>26</w:t>
        </w:r>
        <w:r w:rsidR="00F97B34">
          <w:rPr>
            <w:noProof/>
            <w:webHidden/>
          </w:rPr>
          <w:fldChar w:fldCharType="end"/>
        </w:r>
      </w:hyperlink>
    </w:p>
    <w:p w:rsidR="00A76543" w:rsidRPr="00A76543" w:rsidRDefault="00A76543" w:rsidP="00A76543">
      <w:r>
        <w:fldChar w:fldCharType="end"/>
      </w:r>
    </w:p>
    <w:p w:rsidR="00BC7BEF" w:rsidRDefault="00BC7BEF" w:rsidP="007F5CAA"/>
    <w:p w:rsidR="008024E7" w:rsidRDefault="008024E7" w:rsidP="007F5CAA">
      <w:pPr>
        <w:sectPr w:rsidR="008024E7" w:rsidSect="00235C6E">
          <w:pgSz w:w="11906" w:h="16838"/>
          <w:pgMar w:top="1417" w:right="1417" w:bottom="1134" w:left="1417" w:header="708" w:footer="708" w:gutter="0"/>
          <w:pgNumType w:fmt="upperRoman"/>
          <w:cols w:space="708"/>
          <w:docGrid w:linePitch="360"/>
        </w:sectPr>
      </w:pPr>
    </w:p>
    <w:p w:rsidR="00235C6E" w:rsidRDefault="00235C6E" w:rsidP="00235C6E">
      <w:pPr>
        <w:pStyle w:val="berschrift1"/>
      </w:pPr>
      <w:bookmarkStart w:id="8" w:name="_Toc318367889"/>
      <w:bookmarkStart w:id="9" w:name="_Toc487188839"/>
      <w:r>
        <w:lastRenderedPageBreak/>
        <w:t>Abkürzungsverzeichnis</w:t>
      </w:r>
      <w:bookmarkEnd w:id="8"/>
      <w:bookmarkEnd w:id="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7261"/>
      </w:tblGrid>
      <w:tr w:rsidR="00B8598D" w:rsidTr="008024E7">
        <w:tc>
          <w:tcPr>
            <w:tcW w:w="1951" w:type="dxa"/>
          </w:tcPr>
          <w:p w:rsidR="00B8598D" w:rsidRDefault="00B8598D" w:rsidP="000135C3">
            <w:r>
              <w:t>CAS</w:t>
            </w:r>
          </w:p>
        </w:tc>
        <w:tc>
          <w:tcPr>
            <w:tcW w:w="7261" w:type="dxa"/>
          </w:tcPr>
          <w:p w:rsidR="00B8598D" w:rsidRDefault="00B8598D" w:rsidP="000135C3">
            <w:r>
              <w:t>Chemical Abstract Service</w:t>
            </w:r>
          </w:p>
        </w:tc>
      </w:tr>
      <w:tr w:rsidR="00B8598D" w:rsidTr="008024E7">
        <w:tc>
          <w:tcPr>
            <w:tcW w:w="1951" w:type="dxa"/>
          </w:tcPr>
          <w:p w:rsidR="00B8598D" w:rsidRDefault="00B8598D" w:rsidP="007F5CAA">
            <w:r>
              <w:t>CIL</w:t>
            </w:r>
          </w:p>
        </w:tc>
        <w:tc>
          <w:tcPr>
            <w:tcW w:w="7261" w:type="dxa"/>
          </w:tcPr>
          <w:p w:rsidR="00B8598D" w:rsidRDefault="00B8598D" w:rsidP="007F5CAA">
            <w:r>
              <w:t>Common Intermediate Language</w:t>
            </w:r>
          </w:p>
        </w:tc>
      </w:tr>
      <w:tr w:rsidR="00B8598D" w:rsidRPr="003C192D" w:rsidTr="008024E7">
        <w:tc>
          <w:tcPr>
            <w:tcW w:w="1951" w:type="dxa"/>
          </w:tcPr>
          <w:p w:rsidR="00B8598D" w:rsidRDefault="00B8598D" w:rsidP="007F5CAA">
            <w:r>
              <w:t>COM</w:t>
            </w:r>
          </w:p>
        </w:tc>
        <w:tc>
          <w:tcPr>
            <w:tcW w:w="7261" w:type="dxa"/>
          </w:tcPr>
          <w:p w:rsidR="00B8598D" w:rsidRPr="00A71049" w:rsidRDefault="00B8598D" w:rsidP="007F5CAA">
            <w:pPr>
              <w:rPr>
                <w:lang w:val="en-US"/>
              </w:rPr>
            </w:pPr>
            <w:r w:rsidRPr="00A71049">
              <w:rPr>
                <w:lang w:val="en-US"/>
              </w:rPr>
              <w:t xml:space="preserve">Communication Equipment </w:t>
            </w:r>
            <w:proofErr w:type="spellStart"/>
            <w:r w:rsidRPr="00A71049">
              <w:rPr>
                <w:lang w:val="en-US"/>
              </w:rPr>
              <w:t>oder</w:t>
            </w:r>
            <w:proofErr w:type="spellEnd"/>
            <w:r w:rsidRPr="00A71049">
              <w:rPr>
                <w:lang w:val="en-US"/>
              </w:rPr>
              <w:t xml:space="preserve"> Component Object Model</w:t>
            </w:r>
          </w:p>
        </w:tc>
      </w:tr>
      <w:tr w:rsidR="00B8598D" w:rsidTr="008024E7">
        <w:tc>
          <w:tcPr>
            <w:tcW w:w="1951" w:type="dxa"/>
          </w:tcPr>
          <w:p w:rsidR="00B8598D" w:rsidRDefault="00B8598D" w:rsidP="007F5CAA">
            <w:r>
              <w:t>CTS</w:t>
            </w:r>
          </w:p>
        </w:tc>
        <w:tc>
          <w:tcPr>
            <w:tcW w:w="7261" w:type="dxa"/>
          </w:tcPr>
          <w:p w:rsidR="00B8598D" w:rsidRDefault="00B8598D" w:rsidP="007F5CAA">
            <w:r>
              <w:t xml:space="preserve">Clear </w:t>
            </w:r>
            <w:proofErr w:type="spellStart"/>
            <w:r>
              <w:t>To</w:t>
            </w:r>
            <w:proofErr w:type="spellEnd"/>
            <w:r>
              <w:t xml:space="preserve"> Send</w:t>
            </w:r>
          </w:p>
        </w:tc>
      </w:tr>
      <w:tr w:rsidR="00B8598D" w:rsidTr="008024E7">
        <w:tc>
          <w:tcPr>
            <w:tcW w:w="1951" w:type="dxa"/>
          </w:tcPr>
          <w:p w:rsidR="00B8598D" w:rsidRDefault="00B8598D" w:rsidP="007F5CAA">
            <w:r>
              <w:t>DB</w:t>
            </w:r>
          </w:p>
        </w:tc>
        <w:tc>
          <w:tcPr>
            <w:tcW w:w="7261" w:type="dxa"/>
          </w:tcPr>
          <w:p w:rsidR="00B8598D" w:rsidRDefault="00B8598D" w:rsidP="007F5CAA">
            <w:r>
              <w:t>Datenbank</w:t>
            </w:r>
          </w:p>
        </w:tc>
      </w:tr>
      <w:tr w:rsidR="00B8598D" w:rsidTr="008024E7">
        <w:tc>
          <w:tcPr>
            <w:tcW w:w="1951" w:type="dxa"/>
          </w:tcPr>
          <w:p w:rsidR="00B8598D" w:rsidRDefault="00B8598D" w:rsidP="007F5CAA">
            <w:r>
              <w:t>DBMS</w:t>
            </w:r>
          </w:p>
        </w:tc>
        <w:tc>
          <w:tcPr>
            <w:tcW w:w="7261" w:type="dxa"/>
          </w:tcPr>
          <w:p w:rsidR="00B8598D" w:rsidRDefault="00B8598D" w:rsidP="007F5CAA">
            <w:r>
              <w:t>Datenbank-Managementsystem</w:t>
            </w:r>
          </w:p>
        </w:tc>
      </w:tr>
      <w:tr w:rsidR="00B8598D" w:rsidTr="008024E7">
        <w:tc>
          <w:tcPr>
            <w:tcW w:w="1951" w:type="dxa"/>
          </w:tcPr>
          <w:p w:rsidR="00B8598D" w:rsidRDefault="00B8598D" w:rsidP="007F5CAA">
            <w:r>
              <w:t>DCE</w:t>
            </w:r>
          </w:p>
        </w:tc>
        <w:tc>
          <w:tcPr>
            <w:tcW w:w="7261" w:type="dxa"/>
          </w:tcPr>
          <w:p w:rsidR="00B8598D" w:rsidRDefault="00B8598D" w:rsidP="00D752D9">
            <w:r>
              <w:t>Data Circuit-</w:t>
            </w:r>
            <w:proofErr w:type="spellStart"/>
            <w:r>
              <w:t>Terminating</w:t>
            </w:r>
            <w:proofErr w:type="spellEnd"/>
            <w:r>
              <w:t xml:space="preserve"> Equipment</w:t>
            </w:r>
          </w:p>
        </w:tc>
      </w:tr>
      <w:tr w:rsidR="00B8598D" w:rsidTr="008024E7">
        <w:tc>
          <w:tcPr>
            <w:tcW w:w="1951" w:type="dxa"/>
          </w:tcPr>
          <w:p w:rsidR="00B8598D" w:rsidRDefault="00B8598D" w:rsidP="007F5CAA">
            <w:r>
              <w:t>DIN</w:t>
            </w:r>
          </w:p>
        </w:tc>
        <w:tc>
          <w:tcPr>
            <w:tcW w:w="7261" w:type="dxa"/>
          </w:tcPr>
          <w:p w:rsidR="00B8598D" w:rsidRDefault="00B8598D" w:rsidP="007F5CAA">
            <w:r>
              <w:t>Deutsche Industrienorm</w:t>
            </w:r>
          </w:p>
        </w:tc>
      </w:tr>
      <w:tr w:rsidR="00B8598D" w:rsidTr="008024E7">
        <w:tc>
          <w:tcPr>
            <w:tcW w:w="1951" w:type="dxa"/>
          </w:tcPr>
          <w:p w:rsidR="00B8598D" w:rsidRDefault="00B8598D" w:rsidP="007F5CAA">
            <w:r>
              <w:t>DSR</w:t>
            </w:r>
          </w:p>
        </w:tc>
        <w:tc>
          <w:tcPr>
            <w:tcW w:w="7261" w:type="dxa"/>
          </w:tcPr>
          <w:p w:rsidR="00B8598D" w:rsidRDefault="00B8598D" w:rsidP="007F5CAA">
            <w:r>
              <w:t xml:space="preserve">Dataset </w:t>
            </w:r>
            <w:proofErr w:type="spellStart"/>
            <w:r>
              <w:t>Ready</w:t>
            </w:r>
            <w:proofErr w:type="spellEnd"/>
          </w:p>
        </w:tc>
      </w:tr>
      <w:tr w:rsidR="00B8598D" w:rsidTr="008024E7">
        <w:tc>
          <w:tcPr>
            <w:tcW w:w="1951" w:type="dxa"/>
          </w:tcPr>
          <w:p w:rsidR="00B8598D" w:rsidRDefault="00B8598D" w:rsidP="007F5CAA">
            <w:r>
              <w:t>DTE</w:t>
            </w:r>
          </w:p>
        </w:tc>
        <w:tc>
          <w:tcPr>
            <w:tcW w:w="7261" w:type="dxa"/>
          </w:tcPr>
          <w:p w:rsidR="00B8598D" w:rsidRDefault="00B8598D" w:rsidP="007F5CAA">
            <w:r>
              <w:t>Data Terminal Equipment</w:t>
            </w:r>
          </w:p>
        </w:tc>
      </w:tr>
      <w:tr w:rsidR="00B8598D" w:rsidTr="008024E7">
        <w:tc>
          <w:tcPr>
            <w:tcW w:w="1951" w:type="dxa"/>
          </w:tcPr>
          <w:p w:rsidR="00B8598D" w:rsidRDefault="00B8598D" w:rsidP="007F5CAA">
            <w:r>
              <w:t>DTR</w:t>
            </w:r>
          </w:p>
        </w:tc>
        <w:tc>
          <w:tcPr>
            <w:tcW w:w="7261" w:type="dxa"/>
          </w:tcPr>
          <w:p w:rsidR="00B8598D" w:rsidRDefault="00B8598D" w:rsidP="007F5CAA">
            <w:r>
              <w:t xml:space="preserve">Data Terminal </w:t>
            </w:r>
            <w:proofErr w:type="spellStart"/>
            <w:r>
              <w:t>Ready</w:t>
            </w:r>
            <w:proofErr w:type="spellEnd"/>
          </w:p>
        </w:tc>
      </w:tr>
      <w:tr w:rsidR="00B8598D" w:rsidTr="008024E7">
        <w:tc>
          <w:tcPr>
            <w:tcW w:w="1951" w:type="dxa"/>
          </w:tcPr>
          <w:p w:rsidR="00B8598D" w:rsidRDefault="00B8598D" w:rsidP="007F5CAA">
            <w:r>
              <w:t>EIA</w:t>
            </w:r>
          </w:p>
        </w:tc>
        <w:tc>
          <w:tcPr>
            <w:tcW w:w="7261" w:type="dxa"/>
          </w:tcPr>
          <w:p w:rsidR="00B8598D" w:rsidRDefault="00B8598D" w:rsidP="007F5CAA">
            <w:r>
              <w:rPr>
                <w:rStyle w:val="st"/>
              </w:rPr>
              <w:t>Electronic Industries Alliance</w:t>
            </w:r>
          </w:p>
        </w:tc>
      </w:tr>
      <w:tr w:rsidR="00B8598D" w:rsidTr="008024E7">
        <w:tc>
          <w:tcPr>
            <w:tcW w:w="1951" w:type="dxa"/>
          </w:tcPr>
          <w:p w:rsidR="00B8598D" w:rsidRDefault="00B8598D" w:rsidP="007F5CAA">
            <w:r>
              <w:t>GHS</w:t>
            </w:r>
          </w:p>
        </w:tc>
        <w:tc>
          <w:tcPr>
            <w:tcW w:w="7261" w:type="dxa"/>
          </w:tcPr>
          <w:p w:rsidR="00B8598D" w:rsidRDefault="00B8598D" w:rsidP="007F5CAA">
            <w:r>
              <w:t>Global harmonisiertes System zur Einstufung von Chemikalien</w:t>
            </w:r>
          </w:p>
        </w:tc>
      </w:tr>
      <w:tr w:rsidR="00B8598D" w:rsidTr="008024E7">
        <w:tc>
          <w:tcPr>
            <w:tcW w:w="1951" w:type="dxa"/>
          </w:tcPr>
          <w:p w:rsidR="00B8598D" w:rsidRDefault="00B8598D" w:rsidP="007F5CAA">
            <w:r>
              <w:t>HTML</w:t>
            </w:r>
          </w:p>
        </w:tc>
        <w:tc>
          <w:tcPr>
            <w:tcW w:w="7261" w:type="dxa"/>
          </w:tcPr>
          <w:p w:rsidR="00B8598D" w:rsidRDefault="00B8598D" w:rsidP="007F5CAA">
            <w:r>
              <w:t>Hypertext Markup Language</w:t>
            </w:r>
          </w:p>
        </w:tc>
      </w:tr>
      <w:tr w:rsidR="00B8598D" w:rsidRPr="003C192D" w:rsidTr="008024E7">
        <w:tc>
          <w:tcPr>
            <w:tcW w:w="1951" w:type="dxa"/>
          </w:tcPr>
          <w:p w:rsidR="00B8598D" w:rsidRDefault="00B8598D" w:rsidP="007F5CAA">
            <w:r>
              <w:t>LAMP</w:t>
            </w:r>
          </w:p>
        </w:tc>
        <w:tc>
          <w:tcPr>
            <w:tcW w:w="7261" w:type="dxa"/>
          </w:tcPr>
          <w:p w:rsidR="00B8598D" w:rsidRPr="005F098F" w:rsidRDefault="00B8598D" w:rsidP="007F5CAA">
            <w:pPr>
              <w:rPr>
                <w:lang w:val="en-US"/>
              </w:rPr>
            </w:pPr>
            <w:proofErr w:type="spellStart"/>
            <w:r w:rsidRPr="005F098F">
              <w:rPr>
                <w:lang w:val="en-US"/>
              </w:rPr>
              <w:t>Akronym</w:t>
            </w:r>
            <w:proofErr w:type="spellEnd"/>
            <w:r w:rsidRPr="005F098F">
              <w:rPr>
                <w:lang w:val="en-US"/>
              </w:rPr>
              <w:t>: Linux, Apache, MySQL, PHP</w:t>
            </w:r>
          </w:p>
        </w:tc>
      </w:tr>
      <w:tr w:rsidR="00B8598D" w:rsidTr="008024E7">
        <w:tc>
          <w:tcPr>
            <w:tcW w:w="1951" w:type="dxa"/>
          </w:tcPr>
          <w:p w:rsidR="00B8598D" w:rsidRDefault="00B8598D" w:rsidP="007F5CAA">
            <w:r>
              <w:t>LDAP</w:t>
            </w:r>
          </w:p>
        </w:tc>
        <w:tc>
          <w:tcPr>
            <w:tcW w:w="7261" w:type="dxa"/>
          </w:tcPr>
          <w:p w:rsidR="00B8598D" w:rsidRDefault="00B8598D" w:rsidP="007F5CAA">
            <w:r>
              <w:t>Lightweight Directory Access Protocol</w:t>
            </w:r>
          </w:p>
        </w:tc>
      </w:tr>
      <w:tr w:rsidR="00B8598D" w:rsidTr="008024E7">
        <w:tc>
          <w:tcPr>
            <w:tcW w:w="1951" w:type="dxa"/>
          </w:tcPr>
          <w:p w:rsidR="00B8598D" w:rsidRDefault="00B8598D" w:rsidP="007F5CAA">
            <w:r>
              <w:t>NF</w:t>
            </w:r>
          </w:p>
        </w:tc>
        <w:tc>
          <w:tcPr>
            <w:tcW w:w="7261" w:type="dxa"/>
          </w:tcPr>
          <w:p w:rsidR="00B8598D" w:rsidRDefault="00B8598D" w:rsidP="007F5CAA">
            <w:r>
              <w:t>Normalform</w:t>
            </w:r>
          </w:p>
        </w:tc>
      </w:tr>
      <w:tr w:rsidR="00B8598D" w:rsidTr="008024E7">
        <w:tc>
          <w:tcPr>
            <w:tcW w:w="1951" w:type="dxa"/>
          </w:tcPr>
          <w:p w:rsidR="00B8598D" w:rsidRDefault="00B8598D" w:rsidP="007F5CAA">
            <w:r>
              <w:t>NRZ</w:t>
            </w:r>
          </w:p>
        </w:tc>
        <w:tc>
          <w:tcPr>
            <w:tcW w:w="7261" w:type="dxa"/>
          </w:tcPr>
          <w:p w:rsidR="00B8598D" w:rsidRDefault="00B8598D" w:rsidP="007F5CAA">
            <w:proofErr w:type="spellStart"/>
            <w:r>
              <w:t>No</w:t>
            </w:r>
            <w:proofErr w:type="spellEnd"/>
            <w:r>
              <w:t>-Return-</w:t>
            </w:r>
            <w:proofErr w:type="spellStart"/>
            <w:r>
              <w:t>To</w:t>
            </w:r>
            <w:proofErr w:type="spellEnd"/>
            <w:r>
              <w:t>-Zero</w:t>
            </w:r>
          </w:p>
        </w:tc>
      </w:tr>
      <w:tr w:rsidR="00B8598D" w:rsidTr="008024E7">
        <w:tc>
          <w:tcPr>
            <w:tcW w:w="1951" w:type="dxa"/>
          </w:tcPr>
          <w:p w:rsidR="00B8598D" w:rsidRDefault="00B8598D" w:rsidP="007F5CAA">
            <w:r>
              <w:t>PC</w:t>
            </w:r>
          </w:p>
        </w:tc>
        <w:tc>
          <w:tcPr>
            <w:tcW w:w="7261" w:type="dxa"/>
          </w:tcPr>
          <w:p w:rsidR="00B8598D" w:rsidRDefault="00B8598D" w:rsidP="007F5CAA">
            <w:r>
              <w:t>Personal Computer</w:t>
            </w:r>
          </w:p>
        </w:tc>
      </w:tr>
      <w:tr w:rsidR="00B8598D" w:rsidTr="008024E7">
        <w:tc>
          <w:tcPr>
            <w:tcW w:w="1951" w:type="dxa"/>
          </w:tcPr>
          <w:p w:rsidR="00B8598D" w:rsidRDefault="00B8598D" w:rsidP="007F5CAA">
            <w:r>
              <w:t>PDF</w:t>
            </w:r>
          </w:p>
        </w:tc>
        <w:tc>
          <w:tcPr>
            <w:tcW w:w="7261" w:type="dxa"/>
          </w:tcPr>
          <w:p w:rsidR="00B8598D" w:rsidRDefault="00B8598D" w:rsidP="007F5CAA">
            <w:r>
              <w:t xml:space="preserve">Portable </w:t>
            </w:r>
            <w:proofErr w:type="spellStart"/>
            <w:r>
              <w:t>Document</w:t>
            </w:r>
            <w:proofErr w:type="spellEnd"/>
            <w:r>
              <w:t xml:space="preserve"> Format</w:t>
            </w:r>
          </w:p>
        </w:tc>
      </w:tr>
      <w:tr w:rsidR="00B8598D" w:rsidTr="008024E7">
        <w:tc>
          <w:tcPr>
            <w:tcW w:w="1951" w:type="dxa"/>
          </w:tcPr>
          <w:p w:rsidR="00B8598D" w:rsidRDefault="00B8598D" w:rsidP="007F5CAA">
            <w:r>
              <w:t>PHP</w:t>
            </w:r>
          </w:p>
        </w:tc>
        <w:tc>
          <w:tcPr>
            <w:tcW w:w="7261" w:type="dxa"/>
          </w:tcPr>
          <w:p w:rsidR="00B8598D" w:rsidRDefault="00B8598D" w:rsidP="007F5CAA">
            <w:r>
              <w:t xml:space="preserve">Hypertext </w:t>
            </w:r>
            <w:proofErr w:type="spellStart"/>
            <w:r>
              <w:t>Preprocessor</w:t>
            </w:r>
            <w:proofErr w:type="spellEnd"/>
          </w:p>
        </w:tc>
      </w:tr>
      <w:tr w:rsidR="00B8598D" w:rsidTr="008024E7">
        <w:tc>
          <w:tcPr>
            <w:tcW w:w="1951" w:type="dxa"/>
          </w:tcPr>
          <w:p w:rsidR="00B8598D" w:rsidRDefault="00B8598D" w:rsidP="007F5CAA">
            <w:r>
              <w:t>RFID</w:t>
            </w:r>
          </w:p>
        </w:tc>
        <w:tc>
          <w:tcPr>
            <w:tcW w:w="7261" w:type="dxa"/>
          </w:tcPr>
          <w:p w:rsidR="00B8598D" w:rsidRDefault="00B8598D" w:rsidP="00EF62B4">
            <w:r>
              <w:t>Radio-</w:t>
            </w:r>
            <w:proofErr w:type="spellStart"/>
            <w:r>
              <w:t>Frequency</w:t>
            </w:r>
            <w:proofErr w:type="spellEnd"/>
            <w:r>
              <w:t xml:space="preserve"> </w:t>
            </w:r>
            <w:proofErr w:type="spellStart"/>
            <w:r>
              <w:t>Identification</w:t>
            </w:r>
            <w:proofErr w:type="spellEnd"/>
          </w:p>
        </w:tc>
      </w:tr>
      <w:tr w:rsidR="00B8598D" w:rsidTr="008024E7">
        <w:tc>
          <w:tcPr>
            <w:tcW w:w="1951" w:type="dxa"/>
          </w:tcPr>
          <w:p w:rsidR="00B8598D" w:rsidRDefault="00B8598D" w:rsidP="007F5CAA">
            <w:r>
              <w:t>RI</w:t>
            </w:r>
          </w:p>
        </w:tc>
        <w:tc>
          <w:tcPr>
            <w:tcW w:w="7261" w:type="dxa"/>
          </w:tcPr>
          <w:p w:rsidR="00B8598D" w:rsidRDefault="00B8598D" w:rsidP="007F5CAA">
            <w:r>
              <w:t xml:space="preserve">Ring </w:t>
            </w:r>
            <w:proofErr w:type="spellStart"/>
            <w:r>
              <w:t>Indicator</w:t>
            </w:r>
            <w:proofErr w:type="spellEnd"/>
          </w:p>
        </w:tc>
      </w:tr>
      <w:tr w:rsidR="00B8598D" w:rsidTr="008024E7">
        <w:tc>
          <w:tcPr>
            <w:tcW w:w="1951" w:type="dxa"/>
          </w:tcPr>
          <w:p w:rsidR="00B8598D" w:rsidRDefault="00B8598D" w:rsidP="007F5CAA">
            <w:r>
              <w:t>RS</w:t>
            </w:r>
          </w:p>
        </w:tc>
        <w:tc>
          <w:tcPr>
            <w:tcW w:w="7261" w:type="dxa"/>
          </w:tcPr>
          <w:p w:rsidR="00B8598D" w:rsidRDefault="00B8598D" w:rsidP="007F5CAA">
            <w:r>
              <w:t>Recommended Standard</w:t>
            </w:r>
          </w:p>
        </w:tc>
      </w:tr>
      <w:tr w:rsidR="00B8598D" w:rsidTr="008024E7">
        <w:tc>
          <w:tcPr>
            <w:tcW w:w="1951" w:type="dxa"/>
          </w:tcPr>
          <w:p w:rsidR="00B8598D" w:rsidRDefault="00B8598D" w:rsidP="007F5CAA">
            <w:r>
              <w:t>RTS</w:t>
            </w:r>
          </w:p>
        </w:tc>
        <w:tc>
          <w:tcPr>
            <w:tcW w:w="7261" w:type="dxa"/>
          </w:tcPr>
          <w:p w:rsidR="00B8598D" w:rsidRDefault="00B8598D" w:rsidP="007F5CAA">
            <w:r>
              <w:t xml:space="preserve">Request </w:t>
            </w:r>
            <w:proofErr w:type="spellStart"/>
            <w:r>
              <w:t>To</w:t>
            </w:r>
            <w:proofErr w:type="spellEnd"/>
            <w:r>
              <w:t xml:space="preserve"> Send</w:t>
            </w:r>
          </w:p>
        </w:tc>
      </w:tr>
      <w:tr w:rsidR="00B8598D" w:rsidTr="008024E7">
        <w:tc>
          <w:tcPr>
            <w:tcW w:w="1951" w:type="dxa"/>
          </w:tcPr>
          <w:p w:rsidR="00B8598D" w:rsidRDefault="00B8598D" w:rsidP="007F5CAA">
            <w:r>
              <w:t>RZ</w:t>
            </w:r>
          </w:p>
        </w:tc>
        <w:tc>
          <w:tcPr>
            <w:tcW w:w="7261" w:type="dxa"/>
          </w:tcPr>
          <w:p w:rsidR="00B8598D" w:rsidRDefault="00B8598D" w:rsidP="007F5CAA">
            <w:r>
              <w:t>Return-</w:t>
            </w:r>
            <w:proofErr w:type="spellStart"/>
            <w:r>
              <w:t>To</w:t>
            </w:r>
            <w:proofErr w:type="spellEnd"/>
            <w:r>
              <w:t>-Zero</w:t>
            </w:r>
          </w:p>
        </w:tc>
      </w:tr>
      <w:tr w:rsidR="00B8598D" w:rsidTr="008024E7">
        <w:tc>
          <w:tcPr>
            <w:tcW w:w="1951" w:type="dxa"/>
          </w:tcPr>
          <w:p w:rsidR="00B8598D" w:rsidRDefault="00B8598D" w:rsidP="007F5CAA">
            <w:r>
              <w:t>SDB</w:t>
            </w:r>
          </w:p>
        </w:tc>
        <w:tc>
          <w:tcPr>
            <w:tcW w:w="7261" w:type="dxa"/>
          </w:tcPr>
          <w:p w:rsidR="00B8598D" w:rsidRDefault="00B8598D" w:rsidP="007F5CAA">
            <w:r>
              <w:t>Sicherheitsdatenblatt</w:t>
            </w:r>
          </w:p>
        </w:tc>
      </w:tr>
      <w:tr w:rsidR="00B8598D" w:rsidTr="008024E7">
        <w:tc>
          <w:tcPr>
            <w:tcW w:w="1951" w:type="dxa"/>
          </w:tcPr>
          <w:p w:rsidR="00B8598D" w:rsidRDefault="00B8598D" w:rsidP="007F5CAA">
            <w:r>
              <w:t>SQL</w:t>
            </w:r>
          </w:p>
        </w:tc>
        <w:tc>
          <w:tcPr>
            <w:tcW w:w="7261" w:type="dxa"/>
          </w:tcPr>
          <w:p w:rsidR="00B8598D" w:rsidRDefault="00B8598D" w:rsidP="007F5CAA">
            <w:r>
              <w:t>Structured Query Language</w:t>
            </w:r>
          </w:p>
        </w:tc>
      </w:tr>
      <w:tr w:rsidR="00B8598D" w:rsidTr="008024E7">
        <w:tc>
          <w:tcPr>
            <w:tcW w:w="1951" w:type="dxa"/>
          </w:tcPr>
          <w:p w:rsidR="00B8598D" w:rsidRDefault="00B8598D" w:rsidP="007F5CAA">
            <w:r>
              <w:t>URL</w:t>
            </w:r>
          </w:p>
        </w:tc>
        <w:tc>
          <w:tcPr>
            <w:tcW w:w="7261" w:type="dxa"/>
          </w:tcPr>
          <w:p w:rsidR="00B8598D" w:rsidRDefault="00B8598D" w:rsidP="007F5CAA">
            <w:r w:rsidRPr="00A71049">
              <w:t xml:space="preserve">Uniform </w:t>
            </w:r>
            <w:proofErr w:type="spellStart"/>
            <w:r w:rsidRPr="00A71049">
              <w:t>Resource</w:t>
            </w:r>
            <w:proofErr w:type="spellEnd"/>
            <w:r w:rsidRPr="00A71049">
              <w:t xml:space="preserve"> Locator</w:t>
            </w:r>
          </w:p>
        </w:tc>
      </w:tr>
    </w:tbl>
    <w:p w:rsidR="00D752D9" w:rsidRDefault="00D752D9" w:rsidP="007F5CAA"/>
    <w:p w:rsidR="00E91961" w:rsidRDefault="00E91961" w:rsidP="007F5CAA">
      <w:pPr>
        <w:sectPr w:rsidR="00E91961" w:rsidSect="00235C6E">
          <w:pgSz w:w="11906" w:h="16838"/>
          <w:pgMar w:top="1417" w:right="1417" w:bottom="1134" w:left="1417" w:header="708" w:footer="708" w:gutter="0"/>
          <w:pgNumType w:fmt="upperRoman"/>
          <w:cols w:space="708"/>
          <w:docGrid w:linePitch="360"/>
        </w:sectPr>
      </w:pPr>
    </w:p>
    <w:p w:rsidR="001B1381" w:rsidRDefault="001B1381" w:rsidP="0066560E">
      <w:pPr>
        <w:pStyle w:val="berschrift1"/>
      </w:pPr>
      <w:bookmarkStart w:id="10" w:name="_Toc487188840"/>
      <w:bookmarkStart w:id="11" w:name="_GoBack"/>
      <w:bookmarkEnd w:id="11"/>
      <w:r>
        <w:lastRenderedPageBreak/>
        <w:t>1 Einleitung</w:t>
      </w:r>
      <w:bookmarkEnd w:id="10"/>
    </w:p>
    <w:p w:rsidR="001B1381" w:rsidRDefault="001B1381" w:rsidP="0066560E">
      <w:r>
        <w:t xml:space="preserve">In Laboren, wie in Betrieben, hängt die Fähigkeit, Leistung zu erbringen, in erster Linie von dem Vorhandensein der nötigen Materialien ab. Immer wieder müssen Versuche verschoben oder unterbrochen werden, weil Chemikalien nicht in ausreichender Menge oder überhaupt nicht vorliegen. Dennoch wird der Bestand der Chemikalien in vielen Labors </w:t>
      </w:r>
      <w:r w:rsidR="00AF6AC2">
        <w:t xml:space="preserve">noch </w:t>
      </w:r>
      <w:r>
        <w:t>immer mit unübersichtlichen Excel-Tabellen oder analog mit Bestandslisten erfasst. Eine Erfassung des Chemikalienverbrauchs und des derzeitigen Bestandes einer bestimmten Chemikalie beschränkt sich dabei meist darauf, entleerte Behälter aus der Liste zu entfernen. Dementsprechend ist es nicht möglich, den exakten Wert der aktuellen Chemikalienbestände mit diesen Methoden zu erfassen oder Einträge nach mehreren Kriterien filtern zu lassen.</w:t>
      </w:r>
      <w:r w:rsidR="00210502">
        <w:t xml:space="preserve"> [WILD, 2002]</w:t>
      </w:r>
    </w:p>
    <w:p w:rsidR="008163C9" w:rsidRDefault="001B1381" w:rsidP="0066560E">
      <w:r>
        <w:t>Als Alternative zu den herkömmlichen Excel-</w:t>
      </w:r>
      <w:r w:rsidR="00AF6AC2">
        <w:t>T</w:t>
      </w:r>
      <w:r>
        <w:t xml:space="preserve">abellen und Chemikalienlisten wurden deshalb datenbankbasierte Managementsysteme entwickelt, in denen alle Chemikalien erfasst, bearbeitet und verwaltet werden können. Die Systeme unterscheiden sich dabei stark in ihrem Funktionsumfang. Ein einfaches, kostenfreies System </w:t>
      </w:r>
      <w:r w:rsidR="00325EB9">
        <w:t>ist</w:t>
      </w:r>
      <w:r>
        <w:t xml:space="preserve"> beispielsweise das webbasierte </w:t>
      </w:r>
      <w:proofErr w:type="spellStart"/>
      <w:r>
        <w:t>Quartzy</w:t>
      </w:r>
      <w:proofErr w:type="spellEnd"/>
      <w:r>
        <w:t>, das eine einfache Verwaltung von Chemikalien und eine zentrale Verwaltung von Bestellanträgen bietet [</w:t>
      </w:r>
      <w:proofErr w:type="spellStart"/>
      <w:r>
        <w:t>Quartzy</w:t>
      </w:r>
      <w:proofErr w:type="spellEnd"/>
      <w:r>
        <w:t>, 201</w:t>
      </w:r>
      <w:r w:rsidR="00BA459C">
        <w:t>5</w:t>
      </w:r>
      <w:r>
        <w:t xml:space="preserve">]. Andere Systeme, wie das </w:t>
      </w:r>
      <w:proofErr w:type="spellStart"/>
      <w:r>
        <w:t>Grainger</w:t>
      </w:r>
      <w:proofErr w:type="spellEnd"/>
      <w:r>
        <w:t xml:space="preserve"> </w:t>
      </w:r>
      <w:proofErr w:type="spellStart"/>
      <w:r>
        <w:t>Keepstock</w:t>
      </w:r>
      <w:proofErr w:type="spellEnd"/>
      <w:r>
        <w:t xml:space="preserve"> </w:t>
      </w:r>
      <w:proofErr w:type="spellStart"/>
      <w:r>
        <w:t>Inventory</w:t>
      </w:r>
      <w:proofErr w:type="spellEnd"/>
      <w:r>
        <w:t xml:space="preserve"> Management, bieten direkte Anbindungen zu Anbietern von Chemikalien, um Chemikalien automatisch nachzubestellen. Software für große Labore bieten teilweise Möglichkeiten, </w:t>
      </w:r>
      <w:r w:rsidR="00C57614">
        <w:t xml:space="preserve">den Lagerort der </w:t>
      </w:r>
      <w:r>
        <w:t xml:space="preserve">Chemikalien live zu verfolgen, genannt Live-Tracking. Ein Beispiel dafür ist der </w:t>
      </w:r>
      <w:proofErr w:type="spellStart"/>
      <w:r>
        <w:t>Syngo</w:t>
      </w:r>
      <w:proofErr w:type="spellEnd"/>
      <w:r>
        <w:t xml:space="preserve"> Lab </w:t>
      </w:r>
      <w:proofErr w:type="spellStart"/>
      <w:r>
        <w:t>Inventory</w:t>
      </w:r>
      <w:proofErr w:type="spellEnd"/>
      <w:r>
        <w:t xml:space="preserve"> Manager von Siemens, bei dem alle Chemikalien mit einem RFID-Chip versehen werden und somit der Lagerungsort permanent erfasst werden kann.</w:t>
      </w:r>
      <w:r w:rsidR="00325EB9">
        <w:t xml:space="preserve"> [SIEMENS, 2017]</w:t>
      </w:r>
    </w:p>
    <w:p w:rsidR="001B1381" w:rsidRDefault="001B1381" w:rsidP="0066560E">
      <w:r>
        <w:t>Mithilfe dieser kommerziellen Systeme ist es möglich, den Chemikalienbestand zu erfassen und manuell den Verbrauch zu vermerken, um einen Überblick über die verbleibenden Stoffmengen zu erhalten. Allerdings erfordert dies die manuelle Übertragung von Messwerten aus Waagen in die Software, wodurch diese Systeme fehleranfällig und unhandlich werden. Dieser Arbeitsschritt könnte durch die Verwendung spezialisierter Software, die auf den Datenausgang der Waagen zugreifen kann, umgangen werden. Nahezu alle aktuellen Laborwaagen</w:t>
      </w:r>
      <w:r w:rsidR="00C41ADD">
        <w:t>, beispielsweise</w:t>
      </w:r>
      <w:r>
        <w:t xml:space="preserve"> der Marke Kern</w:t>
      </w:r>
      <w:r w:rsidR="00C41ADD">
        <w:t>,</w:t>
      </w:r>
      <w:r>
        <w:t xml:space="preserve"> sind </w:t>
      </w:r>
      <w:r w:rsidR="00AF6AC2">
        <w:t xml:space="preserve">mit </w:t>
      </w:r>
      <w:r>
        <w:t xml:space="preserve">Anschlüssen für die serielle </w:t>
      </w:r>
      <w:r>
        <w:lastRenderedPageBreak/>
        <w:t>Datenübertragung ausgestattet, über die die Waage gesteuert und Messwerte ausgegeben werden können [KERN</w:t>
      </w:r>
      <w:r w:rsidR="008163C9">
        <w:t>,</w:t>
      </w:r>
      <w:r>
        <w:t xml:space="preserve"> </w:t>
      </w:r>
      <w:r w:rsidR="008163C9">
        <w:t>2016</w:t>
      </w:r>
      <w:r>
        <w:t>]. Allerdings unterscheiden sich die Modelle in den akzeptierten Befehlen und dem Format der Datenausgabe, weshalb eine allgemeine Software für alle gängigen Modelle schwer zu realisieren ist [</w:t>
      </w:r>
      <w:r w:rsidR="008163C9">
        <w:t>KERN, 2017; KERN, 2010</w:t>
      </w:r>
      <w:r>
        <w:t>].</w:t>
      </w:r>
    </w:p>
    <w:p w:rsidR="001B1381" w:rsidRDefault="001B1381" w:rsidP="0066560E">
      <w:r>
        <w:t xml:space="preserve">Deshalb sollte im Zuge dieser Arbeit eine Software geschrieben werden, die das gängige System der datenbankbasierten Chemikalienverwaltung über ein Kopplungsmodul mit den vorhandenen Laborwaagen verbinden und damit eine Dokumentation aller eingewogenen Chemikalien </w:t>
      </w:r>
      <w:r w:rsidR="00B614E7">
        <w:t xml:space="preserve">ermöglichen </w:t>
      </w:r>
      <w:r>
        <w:t>kann. Die Datenbank sollte dabei auf einem internen Server abgelegt werden und über ein Webinterface erreichbar gemacht werden. Die Anforderungen an das Interface waren:</w:t>
      </w:r>
    </w:p>
    <w:p w:rsidR="001B1381" w:rsidRDefault="001B1381" w:rsidP="0066560E">
      <w:pPr>
        <w:pStyle w:val="Listenabsatz"/>
        <w:numPr>
          <w:ilvl w:val="0"/>
          <w:numId w:val="34"/>
        </w:numPr>
      </w:pPr>
      <w:r>
        <w:t xml:space="preserve">Intuitive, benutzerfreundliche </w:t>
      </w:r>
      <w:r w:rsidR="00325EB9">
        <w:t>Benutzeroberfläche</w:t>
      </w:r>
    </w:p>
    <w:p w:rsidR="001B1381" w:rsidRDefault="001B1381" w:rsidP="0066560E">
      <w:pPr>
        <w:pStyle w:val="Listenabsatz"/>
        <w:numPr>
          <w:ilvl w:val="0"/>
          <w:numId w:val="34"/>
        </w:numPr>
      </w:pPr>
      <w:r>
        <w:t>Passwortschutz</w:t>
      </w:r>
    </w:p>
    <w:p w:rsidR="001B1381" w:rsidRDefault="001B1381" w:rsidP="0066560E">
      <w:pPr>
        <w:pStyle w:val="Listenabsatz"/>
        <w:numPr>
          <w:ilvl w:val="0"/>
          <w:numId w:val="34"/>
        </w:numPr>
      </w:pPr>
      <w:r>
        <w:t xml:space="preserve">Bereitstellung von </w:t>
      </w:r>
      <w:r w:rsidR="00325EB9">
        <w:t>grundlegenden Verwaltungs</w:t>
      </w:r>
      <w:r>
        <w:t>funktionen:</w:t>
      </w:r>
    </w:p>
    <w:p w:rsidR="001B1381" w:rsidRDefault="001B1381" w:rsidP="00325EB9">
      <w:pPr>
        <w:pStyle w:val="Listenabsatz"/>
        <w:numPr>
          <w:ilvl w:val="1"/>
          <w:numId w:val="34"/>
        </w:numPr>
      </w:pPr>
      <w:r>
        <w:t>Chemikalien</w:t>
      </w:r>
      <w:r w:rsidR="00325EB9">
        <w:t>lieferungen</w:t>
      </w:r>
      <w:r>
        <w:t xml:space="preserve"> ein</w:t>
      </w:r>
      <w:r w:rsidR="00325EB9">
        <w:t>tragen</w:t>
      </w:r>
    </w:p>
    <w:p w:rsidR="001B1381" w:rsidRDefault="00325EB9" w:rsidP="00325EB9">
      <w:pPr>
        <w:pStyle w:val="Listenabsatz"/>
        <w:numPr>
          <w:ilvl w:val="1"/>
          <w:numId w:val="34"/>
        </w:numPr>
      </w:pPr>
      <w:r>
        <w:t>Lieferungen</w:t>
      </w:r>
      <w:r w:rsidR="001B1381">
        <w:t xml:space="preserve"> bearbeiten</w:t>
      </w:r>
    </w:p>
    <w:p w:rsidR="001B1381" w:rsidRDefault="00325EB9" w:rsidP="00325EB9">
      <w:pPr>
        <w:pStyle w:val="Listenabsatz"/>
        <w:numPr>
          <w:ilvl w:val="1"/>
          <w:numId w:val="34"/>
        </w:numPr>
      </w:pPr>
      <w:r>
        <w:t>Lieferungen</w:t>
      </w:r>
      <w:r w:rsidR="001B1381">
        <w:t xml:space="preserve"> filtern und anzeigen</w:t>
      </w:r>
    </w:p>
    <w:p w:rsidR="001B1381" w:rsidRDefault="001B1381" w:rsidP="0066560E">
      <w:r>
        <w:t>Das Modul für die Kommunikation mit den Waagen sollte direkt auf die Datenbank zugreifen können und volle Rechte für die Datenmanipulation besitzen. Die Benutzeroberfläche sollte einfach gestaltet werden, um eine schnelle Bedienung zu ermöglichen.</w:t>
      </w:r>
    </w:p>
    <w:p w:rsidR="001B1381" w:rsidRDefault="001B1381" w:rsidP="0066560E">
      <w:r>
        <w:t>Als Datenbank sollte eine mindestens in der ersten Normalform vorliegende relationale Datenbank mit dem Datenbankmanagementsystem MySQL verwendet werden. Die Datenbank sollte auf Grundlage eines vorliegenden Chemikalienverzeichnisses, einer Excel-Datei, entwickelt und strukturiert werden.</w:t>
      </w:r>
    </w:p>
    <w:p w:rsidR="001B1381" w:rsidRDefault="001B1381" w:rsidP="001B1381">
      <w:pPr>
        <w:rPr>
          <w:b/>
          <w:bCs/>
        </w:rPr>
      </w:pPr>
      <w:r>
        <w:br w:type="page"/>
      </w:r>
    </w:p>
    <w:p w:rsidR="001B1381" w:rsidRPr="0066560E" w:rsidRDefault="001B1381" w:rsidP="0066560E">
      <w:pPr>
        <w:pStyle w:val="berschrift1"/>
      </w:pPr>
      <w:bookmarkStart w:id="12" w:name="_Toc487188841"/>
      <w:r w:rsidRPr="0066560E">
        <w:lastRenderedPageBreak/>
        <w:t>2. Theoretische Grundlagen</w:t>
      </w:r>
      <w:bookmarkEnd w:id="12"/>
    </w:p>
    <w:p w:rsidR="001B1381" w:rsidRPr="0066560E" w:rsidRDefault="001B1381" w:rsidP="0066560E">
      <w:pPr>
        <w:pStyle w:val="berschrift2"/>
      </w:pPr>
      <w:bookmarkStart w:id="13" w:name="_Toc487188842"/>
      <w:r w:rsidRPr="0066560E">
        <w:t>2.1 Serielle Kommunikation</w:t>
      </w:r>
      <w:bookmarkEnd w:id="13"/>
    </w:p>
    <w:p w:rsidR="001B1381" w:rsidRDefault="001B1381" w:rsidP="0066560E">
      <w:r>
        <w:t>Für den modernen Betrieb von industriellen Geräten ist die Kommunikation zwischen Gerät und einer Steuereinheit, meist ein Rechner, oft unumgänglich. Es werden dabei Messwerte oder Statusinformationen des Gerätes an den Rechner und Befehle von dem Rechner auf das Gerät übertragen. Diese Daten bestehen aus einem Binärcode, also der Verkettung von binären Signalen mit definierter Struktur. Der Binärcode repräsentiert dabei häufig Zeichen oder ganze Zeichenketten, die übertrag</w:t>
      </w:r>
      <w:r w:rsidR="008163C9">
        <w:t>en werden sollen. [HULZEBOSCH, 2008</w:t>
      </w:r>
      <w:r>
        <w:t>]</w:t>
      </w:r>
    </w:p>
    <w:p w:rsidR="001B1381" w:rsidRDefault="001B1381" w:rsidP="0066560E">
      <w:r>
        <w:t xml:space="preserve">Die einzelnen binären Signale werden in der Informatik als Bits bezeichnet. Diese Bits können die logischen Zustände 0 oder 1, bzw. </w:t>
      </w:r>
      <w:r w:rsidRPr="00C41E29">
        <w:rPr>
          <w:i/>
        </w:rPr>
        <w:t>high</w:t>
      </w:r>
      <w:r>
        <w:t xml:space="preserve"> oder </w:t>
      </w:r>
      <w:proofErr w:type="spellStart"/>
      <w:r w:rsidRPr="00C41E29">
        <w:rPr>
          <w:i/>
        </w:rPr>
        <w:t>low</w:t>
      </w:r>
      <w:proofErr w:type="spellEnd"/>
      <w:r>
        <w:t>, annehmen. Jeweils 8 Bits werden zu einer geschlossenen Informationseinheit, dem Byte, zusammengefasst. Dadurch ergeben sich für jedes Byte 256 mögliche Zustände zwischen 0 und 255. Nach dem 8-Bit-Code der DIN 66303 kann jedes Byte ein Schriftzeichen, beispielsweise Buchstaben oder Zahlen, aber auch Sonderzeichen, repräsentieren. [DIN66303</w:t>
      </w:r>
      <w:r w:rsidR="008163C9">
        <w:t>:2000-06</w:t>
      </w:r>
      <w:r>
        <w:t xml:space="preserve">; HULZEBOSCH, </w:t>
      </w:r>
      <w:r w:rsidR="008163C9">
        <w:t>2008</w:t>
      </w:r>
      <w:r>
        <w:t>]</w:t>
      </w:r>
    </w:p>
    <w:p w:rsidR="001B1381" w:rsidRDefault="001B1381" w:rsidP="0066560E">
      <w:r>
        <w:t xml:space="preserve">Die Bytes können entweder seriell oder parallel übertragen werden. Bei der parallelen Übertragung werden alle Bits eines Bytes gleichzeitig übertragen. Voraussetzung </w:t>
      </w:r>
      <w:r w:rsidR="00C41E29">
        <w:t>für die parallele Übertragung</w:t>
      </w:r>
      <w:r>
        <w:t xml:space="preserve"> ist eine Verbindung mit mindestens einem </w:t>
      </w:r>
      <w:r w:rsidR="00C41E29">
        <w:t>Datenleiter</w:t>
      </w:r>
      <w:r>
        <w:t xml:space="preserve"> pro </w:t>
      </w:r>
      <w:proofErr w:type="gramStart"/>
      <w:r>
        <w:t>übertragenem</w:t>
      </w:r>
      <w:proofErr w:type="gramEnd"/>
      <w:r>
        <w:t xml:space="preserve"> Bit und weiteren </w:t>
      </w:r>
      <w:r w:rsidR="00C41E29">
        <w:t>Kabeladern</w:t>
      </w:r>
      <w:r>
        <w:t xml:space="preserve"> für Steuersignale. Weiterhin müssen die Kabel mit zunehmender Übertragungsgeschwindigkeit immer höheren Qualitätsanforderungen entsprechen, um die Datenintegrität sicherzustellen. So müssen beispielsweise die </w:t>
      </w:r>
      <w:r w:rsidR="00C41E29">
        <w:t>Impedanzen</w:t>
      </w:r>
      <w:r>
        <w:t xml:space="preserve"> aller Kabel übereinstimmen, um Störungen zu vermeiden, und Längenunterschiede in den Verbindungen können die zeitliche Abstimmung der Signale stören. Weiterhin kommt es durch die langen, parallel liegenden Leitungen und schnell wechselnden Spannungen zu Induktionserscheinungen, die als „</w:t>
      </w:r>
      <w:proofErr w:type="spellStart"/>
      <w:r w:rsidRPr="00C41E29">
        <w:rPr>
          <w:i/>
        </w:rPr>
        <w:t>crosstalk</w:t>
      </w:r>
      <w:proofErr w:type="spellEnd"/>
      <w:r>
        <w:t xml:space="preserve">“ bezeichnet werden. Dieser Effekt senkt durch wechselhafte Störungen die Übertragungsqualität. Gerade bei hohen Übertragungsraten, im Bereich von </w:t>
      </w:r>
      <w:proofErr w:type="spellStart"/>
      <w:r>
        <w:t>Gb</w:t>
      </w:r>
      <w:proofErr w:type="spellEnd"/>
      <w:r>
        <w:t>/s, ist die maximale Übertragungsweite deshalb auf wenige Zentimeter begrenzt. Durch die</w:t>
      </w:r>
      <w:r w:rsidR="00E01B1C">
        <w:t xml:space="preserve"> begrenzte</w:t>
      </w:r>
      <w:r w:rsidR="00C41E29">
        <w:t>, bei</w:t>
      </w:r>
      <w:r w:rsidR="00E01B1C">
        <w:t>m Entwurf</w:t>
      </w:r>
      <w:r w:rsidR="00C41E29">
        <w:t xml:space="preserve"> </w:t>
      </w:r>
      <w:r w:rsidR="00E01B1C">
        <w:t>der Verbindung festgelegte,</w:t>
      </w:r>
      <w:r w:rsidR="00C41E29">
        <w:t xml:space="preserve"> Anzahl von Kabeladern</w:t>
      </w:r>
      <w:r>
        <w:t xml:space="preserve"> ist auch die Übertragung größerer Datenpakete, zum Beispiel </w:t>
      </w:r>
      <w:r w:rsidR="0018381C">
        <w:t>durch</w:t>
      </w:r>
      <w:r>
        <w:t xml:space="preserve"> zusätzliche Paritätsbits oder Datenpaketen mit </w:t>
      </w:r>
      <w:r>
        <w:lastRenderedPageBreak/>
        <w:t>mehr als 8 Bits, nachträglich nicht mehr möglich. Die parallele Kommunikation wird deshalb in modernen Systemen vorrangig für die Übertragung von Daten innerhalb eines Rechners oder innerhalb einer Leiterplatte verwendet.</w:t>
      </w:r>
      <w:r w:rsidR="003E2798">
        <w:t xml:space="preserve"> [FRENZEL, 2016]</w:t>
      </w:r>
    </w:p>
    <w:p w:rsidR="001B1381" w:rsidRDefault="001B1381" w:rsidP="0066560E">
      <w:r>
        <w:t xml:space="preserve">Die zweite Möglichkeit zur Datenübertragung ist die serielle Kommunikation. Dabei werden die Bits eines Bytes sequentiell über ein einzelnes Kabel versendet. Für die </w:t>
      </w:r>
      <w:r w:rsidRPr="00E01B1C">
        <w:t>einfachste serielle Kommunikation ist dementsprechend nur in einzelnes Datenkabel und ein Kabel für die gemeinsame Masse, als Referenz, nötig. Der technische Aufwand für die Hardware ist also deutlich geringer als für die parallele Übertragung. Andererseits ist die Übertragungsgeschwindigkeit geringer, da die Bits nacheinander gesendet werden. Für normale Anwendungen ist dieser Verlust an</w:t>
      </w:r>
      <w:r>
        <w:t xml:space="preserve"> Übertragungsgeschwindigkeit kaum relevant, da trotzdem Übertragungsraten von mehreren </w:t>
      </w:r>
      <w:proofErr w:type="spellStart"/>
      <w:r>
        <w:t>Gb</w:t>
      </w:r>
      <w:proofErr w:type="spellEnd"/>
      <w:r>
        <w:t>/s erreicht werden können. Es können auch hybride Methoden verwendet werden, bei denen mehrere serielle Verbindungen parallel Teile der Daten übertragen.</w:t>
      </w:r>
      <w:r w:rsidR="003E2798">
        <w:t xml:space="preserve"> [FRENZEL, 2016]</w:t>
      </w:r>
    </w:p>
    <w:p w:rsidR="001B1381" w:rsidRDefault="001B1381" w:rsidP="0066560E">
      <w:r>
        <w:t>Bei der Übertragung der Bits müssen die logischen Werte, 1 oder 0, durch Spannungslevel dargestellt werden. Die verwendeten Verfahren werden Leitungscodes genannt. Ein einfaches Verfahren ist das bipolare Non-Return-</w:t>
      </w:r>
      <w:proofErr w:type="spellStart"/>
      <w:r>
        <w:t>to</w:t>
      </w:r>
      <w:proofErr w:type="spellEnd"/>
      <w:r>
        <w:t xml:space="preserve">-Zero (NRZ), bei dem eine 1 durch einen positiven Pegel und eine 0 durch einen negativen Pegel ausgedrückt wird. Der Zustand wird für die gesamte Dauer des Bits gehalten und kehrt nicht auf 0 zurück. Das Spannungsverhalten, abhängig von den zu übertragenden logischen Werten, ist in </w:t>
      </w:r>
      <w:r w:rsidR="003F6FC4">
        <w:rPr>
          <w:highlight w:val="yellow"/>
        </w:rPr>
        <w:fldChar w:fldCharType="begin"/>
      </w:r>
      <w:r w:rsidR="003F6FC4">
        <w:instrText xml:space="preserve"> REF _Ref481582226 \h </w:instrText>
      </w:r>
      <w:r w:rsidR="003F6FC4">
        <w:rPr>
          <w:highlight w:val="yellow"/>
        </w:rPr>
      </w:r>
      <w:r w:rsidR="003F6FC4">
        <w:rPr>
          <w:highlight w:val="yellow"/>
        </w:rPr>
        <w:fldChar w:fldCharType="separate"/>
      </w:r>
      <w:r w:rsidR="00F97B34">
        <w:t xml:space="preserve">Abbildung </w:t>
      </w:r>
      <w:r w:rsidR="00F97B34">
        <w:rPr>
          <w:noProof/>
        </w:rPr>
        <w:t>1</w:t>
      </w:r>
      <w:r w:rsidR="003F6FC4">
        <w:rPr>
          <w:highlight w:val="yellow"/>
        </w:rPr>
        <w:fldChar w:fldCharType="end"/>
      </w:r>
      <w:r w:rsidR="003F6FC4">
        <w:t xml:space="preserve"> </w:t>
      </w:r>
      <w:r>
        <w:t>dargestellt. Die verwendeten Spannungslevels sind in den jeweiligen Standards der seriellen Schnittstellen festgelegt.</w:t>
      </w:r>
      <w:r w:rsidR="003E2798">
        <w:t xml:space="preserve"> [FRENZEL, 2016]</w:t>
      </w:r>
    </w:p>
    <w:p w:rsidR="001B1381" w:rsidRDefault="001B1381" w:rsidP="001B1381">
      <w:pPr>
        <w:keepNext/>
      </w:pPr>
      <w:r>
        <w:rPr>
          <w:noProof/>
          <w:lang w:eastAsia="de-DE"/>
        </w:rPr>
        <w:drawing>
          <wp:inline distT="0" distB="0" distL="0" distR="0" wp14:anchorId="0EC5AA67" wp14:editId="5026E8F0">
            <wp:extent cx="3009129" cy="1746421"/>
            <wp:effectExtent l="0" t="0" r="127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10420" cy="1747170"/>
                    </a:xfrm>
                    <a:prstGeom prst="rect">
                      <a:avLst/>
                    </a:prstGeom>
                  </pic:spPr>
                </pic:pic>
              </a:graphicData>
            </a:graphic>
          </wp:inline>
        </w:drawing>
      </w:r>
    </w:p>
    <w:p w:rsidR="001B1381" w:rsidRDefault="001B1381" w:rsidP="001B1381">
      <w:pPr>
        <w:pStyle w:val="Beschriftung"/>
        <w:ind w:left="708" w:hanging="708"/>
      </w:pPr>
      <w:bookmarkStart w:id="14" w:name="_Ref481582226"/>
      <w:bookmarkStart w:id="15" w:name="_Toc487188877"/>
      <w:r>
        <w:t xml:space="preserve">Abbildung </w:t>
      </w:r>
      <w:fldSimple w:instr=" SEQ Abbildung \* ARABIC ">
        <w:r w:rsidR="00F97B34">
          <w:rPr>
            <w:noProof/>
          </w:rPr>
          <w:t>1</w:t>
        </w:r>
      </w:fldSimple>
      <w:bookmarkEnd w:id="14"/>
      <w:r>
        <w:t>: Spannungsverhalten von bipolar NRZ-codierten binären Werten</w:t>
      </w:r>
      <w:bookmarkEnd w:id="15"/>
    </w:p>
    <w:p w:rsidR="001B1381" w:rsidRDefault="006A5B7C" w:rsidP="0066560E">
      <w:r>
        <w:lastRenderedPageBreak/>
        <w:t>Ein allgemeiner Vorteil der bipolaren Codierungen ist</w:t>
      </w:r>
      <w:r w:rsidR="001B1381">
        <w:t xml:space="preserve">, dass sich </w:t>
      </w:r>
      <w:r w:rsidR="005A5EC4">
        <w:t>eine geringere</w:t>
      </w:r>
      <w:r w:rsidR="001B1381">
        <w:t xml:space="preserve"> mittlere Gleichsp</w:t>
      </w:r>
      <w:r w:rsidR="005A5EC4">
        <w:t>annung in der Leitung aufbaut als bei unipolaren Codierungen. Diese Störspannung entsteht durch den schnellen Wechsel mehrerer Signallevel der gleich</w:t>
      </w:r>
      <w:r w:rsidR="00BB2FB1">
        <w:t>en</w:t>
      </w:r>
      <w:r w:rsidR="005A5EC4">
        <w:t xml:space="preserve"> Polarität</w:t>
      </w:r>
      <w:r w:rsidR="001B1381">
        <w:t xml:space="preserve"> </w:t>
      </w:r>
      <w:r w:rsidR="005A5EC4">
        <w:t>und</w:t>
      </w:r>
      <w:r w:rsidR="001B1381">
        <w:t xml:space="preserve"> würde die Übertragungsqualität senken und damit die Übertragungsrate limitieren. Ein Nachteil der NRZ-Methode ist, dass bei der Übertragung langer Folgen des gleichen Signals die einzelnen Signale nicht klar voneinander getrennt werden können und somit Unsicherheiten über die Anzahl der gesendeten Signale entstehen. Ein bekannter Standard auf Basis dieses Verfahrens ist der EIA-232, besser bekannt als RS-232. [</w:t>
      </w:r>
      <w:r w:rsidR="00E70281">
        <w:t>DALLAS, 1998</w:t>
      </w:r>
      <w:r w:rsidR="001B1381">
        <w:t>]</w:t>
      </w:r>
    </w:p>
    <w:p w:rsidR="001B1381" w:rsidRDefault="001B1381" w:rsidP="0066560E">
      <w:r>
        <w:t xml:space="preserve">Es existieren verschiedene andere Verfahren zur Umsetzung von logischen Werten in Spannungslevel, wie das </w:t>
      </w:r>
      <w:proofErr w:type="spellStart"/>
      <w:r>
        <w:t>Manchestercoding</w:t>
      </w:r>
      <w:proofErr w:type="spellEnd"/>
      <w:r>
        <w:t xml:space="preserve"> oder die Return-</w:t>
      </w:r>
      <w:proofErr w:type="spellStart"/>
      <w:r>
        <w:t>to</w:t>
      </w:r>
      <w:proofErr w:type="spellEnd"/>
      <w:r>
        <w:t xml:space="preserve">-Zero-Methoden (RZ). Bei dem </w:t>
      </w:r>
      <w:proofErr w:type="spellStart"/>
      <w:r>
        <w:t>Manchestercoding</w:t>
      </w:r>
      <w:proofErr w:type="spellEnd"/>
      <w:r>
        <w:t xml:space="preserve"> werden beide logischen Zustände durch ein positives und ein negatives Signal von jeweils halber </w:t>
      </w:r>
      <w:proofErr w:type="spellStart"/>
      <w:r>
        <w:t>Bitdauer</w:t>
      </w:r>
      <w:proofErr w:type="spellEnd"/>
      <w:r>
        <w:t xml:space="preserve"> repräsentiert. Eine 1 wird als Abfolge von Positiv-negativ und eine 0 als negativ-positiv dargestellt. Dadurch kann die Bildung eines Gleichstrompotentials in den Leitungen verhindert werden und Bits können klar voneinander getrennt werden. Nachteil dieser Methode ist, dass aufgrund der Verwendung von 2 Pegeln pro Bit die Frequenz der Pegelwechsel etwa doppelt so hoch ist wie bei Methoden mit konstanten Pegeln und dementsprechend die Taktraten für die Datenübertragung begrenzt sind. Die Return-</w:t>
      </w:r>
      <w:proofErr w:type="spellStart"/>
      <w:r>
        <w:t>to</w:t>
      </w:r>
      <w:proofErr w:type="spellEnd"/>
      <w:r>
        <w:t>-Zero-Methoden verwenden ebenfalls bis zu zwei Spannungslevels pro Bit, dabei ist der erste Pegel der, für den logischen Zustand, charakteristische Pegel und der zweite Pegel ist 0. Die Spannungslevels werden jeweils für die Hälfte der Übertragungsdauer jedes Bits gehalten. Die Manchester- und RZ-Verfahren werden vorrangig für die möglichst fehlerfreie und kontinuierliche Übertragung von Daten mit geringer</w:t>
      </w:r>
      <w:r w:rsidR="00B8598D">
        <w:t xml:space="preserve"> </w:t>
      </w:r>
      <w:r>
        <w:t>Geschwindigkeit verwendet. [</w:t>
      </w:r>
      <w:r w:rsidR="003E2798">
        <w:t>FRENZEL, 2016</w:t>
      </w:r>
      <w:r>
        <w:t>]</w:t>
      </w:r>
    </w:p>
    <w:p w:rsidR="001B1381" w:rsidRDefault="001B1381" w:rsidP="0066560E">
      <w:r>
        <w:t>Bei der Übertragung von seriellen Daten ist weiterhin die Art der Verbindung und in diesem Zusammenhang die Wahl eines passenden Übertragungsmedium zu beachten. Es kann in symmetrische und asymmetrische Verbindungen unterschieden werden. D</w:t>
      </w:r>
      <w:r w:rsidR="0066560E">
        <w:t>ie</w:t>
      </w:r>
      <w:r>
        <w:t xml:space="preserve"> Prinzip</w:t>
      </w:r>
      <w:r w:rsidR="0066560E">
        <w:t>ien</w:t>
      </w:r>
      <w:r>
        <w:t xml:space="preserve"> beider Verbindungsarten sind in </w:t>
      </w:r>
      <w:r w:rsidR="003F6FC4">
        <w:rPr>
          <w:highlight w:val="yellow"/>
        </w:rPr>
        <w:fldChar w:fldCharType="begin"/>
      </w:r>
      <w:r w:rsidR="003F6FC4">
        <w:instrText xml:space="preserve"> REF _Ref481581713 \h </w:instrText>
      </w:r>
      <w:r w:rsidR="003F6FC4">
        <w:rPr>
          <w:highlight w:val="yellow"/>
        </w:rPr>
      </w:r>
      <w:r w:rsidR="003F6FC4">
        <w:rPr>
          <w:highlight w:val="yellow"/>
        </w:rPr>
        <w:fldChar w:fldCharType="separate"/>
      </w:r>
      <w:r w:rsidR="00F97B34">
        <w:t xml:space="preserve">Abbildung </w:t>
      </w:r>
      <w:r w:rsidR="00F97B34">
        <w:rPr>
          <w:noProof/>
        </w:rPr>
        <w:t>2</w:t>
      </w:r>
      <w:r w:rsidR="003F6FC4">
        <w:rPr>
          <w:highlight w:val="yellow"/>
        </w:rPr>
        <w:fldChar w:fldCharType="end"/>
      </w:r>
      <w:r w:rsidR="003F6FC4">
        <w:t xml:space="preserve"> </w:t>
      </w:r>
      <w:r>
        <w:t>dargestellt.</w:t>
      </w:r>
      <w:r w:rsidR="003F121D">
        <w:t xml:space="preserve"> [FRENZEL, 2016]</w:t>
      </w:r>
    </w:p>
    <w:p w:rsidR="001B1381" w:rsidRDefault="001B1381" w:rsidP="001B1381">
      <w:pPr>
        <w:keepNext/>
      </w:pPr>
      <w:r>
        <w:rPr>
          <w:noProof/>
          <w:lang w:eastAsia="de-DE"/>
        </w:rPr>
        <w:lastRenderedPageBreak/>
        <w:drawing>
          <wp:inline distT="0" distB="0" distL="0" distR="0" wp14:anchorId="7FC32FE0" wp14:editId="7E10ABC4">
            <wp:extent cx="5008880" cy="3748405"/>
            <wp:effectExtent l="0" t="0" r="1270" b="4445"/>
            <wp:docPr id="2" name="Grafik 2" descr="http://hbernstaedt.de/Test/Asm_A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bernstaedt.de/Test/Asm_As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8880" cy="3748405"/>
                    </a:xfrm>
                    <a:prstGeom prst="rect">
                      <a:avLst/>
                    </a:prstGeom>
                    <a:noFill/>
                    <a:ln>
                      <a:noFill/>
                    </a:ln>
                  </pic:spPr>
                </pic:pic>
              </a:graphicData>
            </a:graphic>
          </wp:inline>
        </w:drawing>
      </w:r>
    </w:p>
    <w:p w:rsidR="001B1381" w:rsidRDefault="001B1381" w:rsidP="001B1381">
      <w:pPr>
        <w:pStyle w:val="Beschriftung"/>
      </w:pPr>
      <w:bookmarkStart w:id="16" w:name="_Ref481581713"/>
      <w:bookmarkStart w:id="17" w:name="_Toc487188878"/>
      <w:r>
        <w:t xml:space="preserve">Abbildung </w:t>
      </w:r>
      <w:fldSimple w:instr=" SEQ Abbildung \* ARABIC ">
        <w:r w:rsidR="00F97B34">
          <w:rPr>
            <w:noProof/>
          </w:rPr>
          <w:t>2</w:t>
        </w:r>
      </w:fldSimple>
      <w:bookmarkEnd w:id="16"/>
      <w:r>
        <w:t>: Prinzip der asymmetrischen (a) und symmetrischen (b) Verbindung als Anwendung in der Tontechnik [</w:t>
      </w:r>
      <w:r w:rsidRPr="009E5D9E">
        <w:t>http://hbernstaedt.de/Test/Asm_Asm.jpg</w:t>
      </w:r>
      <w:r>
        <w:t>]</w:t>
      </w:r>
      <w:bookmarkEnd w:id="17"/>
    </w:p>
    <w:p w:rsidR="001B1381" w:rsidRDefault="001B1381" w:rsidP="001B1381">
      <w:r>
        <w:t xml:space="preserve">Die asymmetrischen Verbindungen führen neben der Datenleitung eine weitere Leitung für die gemeinsame Masse mit. Diese Masseleitung wird als Referenz für das Spannungslevel im </w:t>
      </w:r>
      <w:proofErr w:type="spellStart"/>
      <w:r>
        <w:t>unbeschalteten</w:t>
      </w:r>
      <w:proofErr w:type="spellEnd"/>
      <w:r>
        <w:t xml:space="preserve"> Zustand, also als 0 V, verwendet. Die symmetrische Verbindung verwendet ein weiteres Datenkabel mit invertierter Polarität. Als Signal wird bei der symmetrischen Verbindung die Differenz der, auf den beiden Datenkabeln übermittelten, Spannungslevel erfasst. Der in der Abbildung gezeigte Störfall, beispielsweise durch elektromagnetische Felder in der Umgebung, wirkt sich in der asymmetrischen Verbindung d</w:t>
      </w:r>
      <w:r w:rsidR="0066560E">
        <w:t xml:space="preserve">irekt auf das </w:t>
      </w:r>
      <w:r w:rsidR="005A5EC4">
        <w:t>empfangene Signal</w:t>
      </w:r>
      <w:r w:rsidR="0066560E">
        <w:t xml:space="preserve"> aus</w:t>
      </w:r>
      <w:r>
        <w:t>. In der symmetrischen Verbindung tritt die Störung in beiden Datenleitungen auf und kann von dem Empfänger durch die Ermittlung der Signaldifferenz korrigiert werden. Typisch sind das Koaxialkabel als Medium der asymmetrischen Verbindung und der Cannon-Stecker als Träger von symmetrischen Signalen. [</w:t>
      </w:r>
      <w:r w:rsidR="003F121D">
        <w:t>FRENZEL, 2016</w:t>
      </w:r>
      <w:r>
        <w:t>]</w:t>
      </w:r>
    </w:p>
    <w:p w:rsidR="003F6FC4" w:rsidRDefault="003F6FC4">
      <w:pPr>
        <w:spacing w:line="276" w:lineRule="auto"/>
        <w:jc w:val="left"/>
        <w:rPr>
          <w:rFonts w:eastAsiaTheme="majorEastAsia" w:cstheme="majorBidi"/>
          <w:b/>
          <w:bCs/>
          <w:sz w:val="32"/>
          <w:szCs w:val="26"/>
        </w:rPr>
      </w:pPr>
      <w:r>
        <w:br w:type="page"/>
      </w:r>
    </w:p>
    <w:p w:rsidR="001B1381" w:rsidRDefault="001B1381" w:rsidP="001B1381">
      <w:pPr>
        <w:pStyle w:val="berschrift2"/>
      </w:pPr>
      <w:bookmarkStart w:id="18" w:name="_Toc487188843"/>
      <w:r>
        <w:lastRenderedPageBreak/>
        <w:t>2.2 RS-232</w:t>
      </w:r>
      <w:bookmarkEnd w:id="18"/>
    </w:p>
    <w:p w:rsidR="001B1381" w:rsidRPr="00E70281" w:rsidRDefault="001B1381" w:rsidP="001B1381">
      <w:pPr>
        <w:rPr>
          <w:lang w:val="en-US"/>
        </w:rPr>
      </w:pPr>
      <w:r>
        <w:t>RS-232 wurde als Standard für die serielle Direktverbindung zwischen einem Computer oder Terminal (Data Terminal Equipment, DTE) und einem Peripheriegerät (Data Circuit-</w:t>
      </w:r>
      <w:proofErr w:type="spellStart"/>
      <w:r>
        <w:t>Terminating</w:t>
      </w:r>
      <w:proofErr w:type="spellEnd"/>
      <w:r>
        <w:t xml:space="preserve"> Equipment, DCE) entwickelt. Ausgehend von dem Entwickler, Electronic </w:t>
      </w:r>
      <w:proofErr w:type="spellStart"/>
      <w:r>
        <w:t>Industry</w:t>
      </w:r>
      <w:proofErr w:type="spellEnd"/>
      <w:r>
        <w:t xml:space="preserve"> </w:t>
      </w:r>
      <w:proofErr w:type="spellStart"/>
      <w:r>
        <w:t>Association</w:t>
      </w:r>
      <w:proofErr w:type="spellEnd"/>
      <w:r>
        <w:t xml:space="preserve">, lautet die ursprüngliche Bezeichnung EIA-232. Aufgrund der großen Popularität dieses Standards ist die verbreitetere Bezeichnung RS-232 für „Recommended Standard“. </w:t>
      </w:r>
      <w:r w:rsidRPr="002D482F">
        <w:rPr>
          <w:lang w:val="en-US"/>
        </w:rPr>
        <w:t xml:space="preserve">Der </w:t>
      </w:r>
      <w:proofErr w:type="spellStart"/>
      <w:r w:rsidRPr="002D482F">
        <w:rPr>
          <w:lang w:val="en-US"/>
        </w:rPr>
        <w:t>offizielle</w:t>
      </w:r>
      <w:proofErr w:type="spellEnd"/>
      <w:r w:rsidRPr="002D482F">
        <w:rPr>
          <w:lang w:val="en-US"/>
        </w:rPr>
        <w:t xml:space="preserve"> Name </w:t>
      </w:r>
      <w:proofErr w:type="spellStart"/>
      <w:r w:rsidRPr="002D482F">
        <w:rPr>
          <w:lang w:val="en-US"/>
        </w:rPr>
        <w:t>für</w:t>
      </w:r>
      <w:proofErr w:type="spellEnd"/>
      <w:r w:rsidRPr="002D482F">
        <w:rPr>
          <w:lang w:val="en-US"/>
        </w:rPr>
        <w:t xml:space="preserve"> den Standard </w:t>
      </w:r>
      <w:proofErr w:type="spellStart"/>
      <w:r w:rsidRPr="002D482F">
        <w:rPr>
          <w:lang w:val="en-US"/>
        </w:rPr>
        <w:t>lautet</w:t>
      </w:r>
      <w:proofErr w:type="spellEnd"/>
      <w:r w:rsidRPr="002D482F">
        <w:rPr>
          <w:lang w:val="en-US"/>
        </w:rPr>
        <w:t xml:space="preserve"> </w:t>
      </w:r>
      <w:r w:rsidRPr="003B36EB">
        <w:rPr>
          <w:lang w:val="en-US"/>
        </w:rPr>
        <w:t xml:space="preserve">„Interface between Data Terminal Equipment and Data Circuit-Termination Equipment </w:t>
      </w:r>
      <w:r>
        <w:rPr>
          <w:lang w:val="en-US"/>
        </w:rPr>
        <w:t>E</w:t>
      </w:r>
      <w:r w:rsidRPr="003B36EB">
        <w:rPr>
          <w:lang w:val="en-US"/>
        </w:rPr>
        <w:t>mploying Serial Binary Data Interchange“</w:t>
      </w:r>
      <w:r>
        <w:rPr>
          <w:lang w:val="en-US"/>
        </w:rPr>
        <w:t xml:space="preserve"> [</w:t>
      </w:r>
      <w:r w:rsidR="00E70281">
        <w:rPr>
          <w:lang w:val="en-US"/>
        </w:rPr>
        <w:t>DALLAS, 1998</w:t>
      </w:r>
      <w:r w:rsidRPr="00E70281">
        <w:rPr>
          <w:lang w:val="en-US"/>
        </w:rPr>
        <w:t>].</w:t>
      </w:r>
    </w:p>
    <w:p w:rsidR="001B1381" w:rsidRDefault="001B1381" w:rsidP="001B1381">
      <w:r>
        <w:t xml:space="preserve">Der Standard wurde </w:t>
      </w:r>
      <w:r w:rsidR="00775A1C">
        <w:t xml:space="preserve">erstmalig </w:t>
      </w:r>
      <w:r>
        <w:t>1962 vorgestellt und war für die Kommunikation von Rechnern mit Modems ausgelegt. Aufgrund der Einfachheit und Robustheit des Standards und der wachsenden Anzahl von PCs mit entsprechender Schnittstelle entwickelte sich dieser Standard schnell zu dem verbreitetsten Standard für serielle Kommunikation und fand unter anderem in einigen der ersten Mäuse, Plotter, Scanner und den meisten industriellen Geräten Anwendung. Der Standard wurde mehrfach überarbeitet, die aktuellste Revision ist der EIA-232-F von 1997. Nach der Einführung des USB-Standards wurde der RS-232 weitgehend aus privaten Anwendungen verdrängt, stellt aber für die Steuerung der meisten industriellen Geräte weiterhin das verbreitetste Protokoll dar. [</w:t>
      </w:r>
      <w:r w:rsidR="00E70281">
        <w:t>TEXAS INSTRUMENTS, 2002</w:t>
      </w:r>
      <w:r>
        <w:t>]</w:t>
      </w:r>
    </w:p>
    <w:p w:rsidR="001B1381" w:rsidRDefault="001B1381" w:rsidP="001B1381">
      <w:r>
        <w:t xml:space="preserve">In dem Standard wurde als mechanisches Interface der 25-polige D-Sub-Stecker mit definierten Maßen und </w:t>
      </w:r>
      <w:proofErr w:type="spellStart"/>
      <w:r>
        <w:t>Pinbelegungen</w:t>
      </w:r>
      <w:proofErr w:type="spellEnd"/>
      <w:r>
        <w:t xml:space="preserve"> festgelegt. Mit dieser Anzahl Pins können alle in dem Standard festgehaltenen Signale und Funktionen bedient werden. Da für die meisten Anwendungen nicht die volle Ausnutzung aller möglichen Signale nötig ist, wird aus Platzgründen häufig der 9-polige D-Sub-Stecker DB9 verwendet. Die Belegung des DB9-Steckers ist in </w:t>
      </w:r>
      <w:r>
        <w:fldChar w:fldCharType="begin"/>
      </w:r>
      <w:r>
        <w:instrText xml:space="preserve"> REF _Ref481742204 \h </w:instrText>
      </w:r>
      <w:r>
        <w:fldChar w:fldCharType="separate"/>
      </w:r>
      <w:r w:rsidR="00F97B34">
        <w:t xml:space="preserve">Abbildung </w:t>
      </w:r>
      <w:r w:rsidR="00F97B34">
        <w:rPr>
          <w:noProof/>
        </w:rPr>
        <w:t>3</w:t>
      </w:r>
      <w:r>
        <w:fldChar w:fldCharType="end"/>
      </w:r>
      <w:r>
        <w:t xml:space="preserve"> gezeigt. [</w:t>
      </w:r>
      <w:r w:rsidR="00E70281">
        <w:t>TEXAS INSTRUMENTS, 2002</w:t>
      </w:r>
      <w:r>
        <w:t>]</w:t>
      </w:r>
    </w:p>
    <w:p w:rsidR="001B1381" w:rsidRDefault="001B1381" w:rsidP="001B1381">
      <w:pPr>
        <w:keepNext/>
      </w:pPr>
      <w:r>
        <w:rPr>
          <w:noProof/>
          <w:lang w:eastAsia="de-DE"/>
        </w:rPr>
        <w:lastRenderedPageBreak/>
        <w:drawing>
          <wp:inline distT="0" distB="0" distL="0" distR="0" wp14:anchorId="609A8718" wp14:editId="233D9E87">
            <wp:extent cx="2866768" cy="2768439"/>
            <wp:effectExtent l="0" t="0" r="0" b="0"/>
            <wp:docPr id="3" name="Grafik 3" descr="https://www.db9-pinout.com/db9-pinout/db9-pin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b9-pinout.com/db9-pinout/db9-pinou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6966" cy="2768631"/>
                    </a:xfrm>
                    <a:prstGeom prst="rect">
                      <a:avLst/>
                    </a:prstGeom>
                    <a:noFill/>
                    <a:ln>
                      <a:noFill/>
                    </a:ln>
                  </pic:spPr>
                </pic:pic>
              </a:graphicData>
            </a:graphic>
          </wp:inline>
        </w:drawing>
      </w:r>
    </w:p>
    <w:p w:rsidR="001B1381" w:rsidRDefault="001B1381" w:rsidP="001B1381">
      <w:pPr>
        <w:pStyle w:val="Beschriftung"/>
      </w:pPr>
      <w:bookmarkStart w:id="19" w:name="_Ref481742204"/>
      <w:bookmarkStart w:id="20" w:name="_Toc487188879"/>
      <w:r>
        <w:t xml:space="preserve">Abbildung </w:t>
      </w:r>
      <w:fldSimple w:instr=" SEQ Abbildung \* ARABIC ">
        <w:r w:rsidR="00F97B34">
          <w:rPr>
            <w:noProof/>
          </w:rPr>
          <w:t>3</w:t>
        </w:r>
      </w:fldSimple>
      <w:bookmarkEnd w:id="19"/>
      <w:r>
        <w:t xml:space="preserve">: </w:t>
      </w:r>
      <w:proofErr w:type="spellStart"/>
      <w:r>
        <w:t>Pinbelegung</w:t>
      </w:r>
      <w:proofErr w:type="spellEnd"/>
      <w:r>
        <w:t xml:space="preserve"> des 9-poligen D-Sub-Steckers [</w:t>
      </w:r>
      <w:r w:rsidRPr="000E1311">
        <w:t>https://www.db9-pinout.com/db9-pinout/db9-pinout.gif</w:t>
      </w:r>
      <w:r>
        <w:t>]</w:t>
      </w:r>
      <w:bookmarkEnd w:id="20"/>
    </w:p>
    <w:p w:rsidR="001B1381" w:rsidRDefault="001B1381" w:rsidP="001B1381">
      <w:r>
        <w:t xml:space="preserve">Pin 2 und Pin 3 sind die Leitungen zum Senden und Empfangen von Daten, Pin 5 bietet die Möglichkeit, eine gemeinsame Masseleitung aufzubauen. DTR und DSR auf Pin 4 und Pin 6 sind Signale zur Bereitschaft des Computers und des angeschlossenen Gerätes zur Datenübertragung. RTS und CTS </w:t>
      </w:r>
      <w:r w:rsidR="00E66864" w:rsidRPr="00E66864">
        <w:t>auf Pin </w:t>
      </w:r>
      <w:r w:rsidR="00E66864">
        <w:t>7</w:t>
      </w:r>
      <w:r w:rsidR="00E66864" w:rsidRPr="00E66864">
        <w:t xml:space="preserve"> und Pin </w:t>
      </w:r>
      <w:r w:rsidR="00E66864">
        <w:t>8</w:t>
      </w:r>
      <w:r w:rsidR="00E66864" w:rsidRPr="00E66864">
        <w:t xml:space="preserve"> </w:t>
      </w:r>
      <w:r>
        <w:t>sind Signale für die Koordination der Datenübertragung, um Datenverlust durch blockierte Leitungen zu verme</w:t>
      </w:r>
      <w:r w:rsidR="007973A5">
        <w:t>i</w:t>
      </w:r>
      <w:r>
        <w:t>den.</w:t>
      </w:r>
      <w:r w:rsidR="007973A5">
        <w:t xml:space="preserve"> Die Koordination mit den genannten Datenleitungen erfolgt nach einem Protokoll, das als </w:t>
      </w:r>
      <w:r>
        <w:t>Handshake bezeichnet</w:t>
      </w:r>
      <w:r w:rsidR="007973A5">
        <w:t xml:space="preserve"> wird</w:t>
      </w:r>
      <w:r>
        <w:t>. Das RI-Signal über Pin 9 war ursprünglich für die Übertragung des Klingel-Signals zwischen Modem und Telefon vorgesehen und ist für moderne Anwendungen kaum noch relevant. [</w:t>
      </w:r>
      <w:r w:rsidR="00E70281">
        <w:t>TEXAS INSTRUMENTS, 2002</w:t>
      </w:r>
      <w:r>
        <w:t>]</w:t>
      </w:r>
    </w:p>
    <w:p w:rsidR="001B1381" w:rsidRDefault="001B1381" w:rsidP="001B1381">
      <w:r>
        <w:t>Beide Datenleitungen stellen eine asymmetrische Verbindung zwischen Sender und Empfänger dar, auf der Daten mit bipolarer NRZ-Codierung übertragen werden. Eine logische 0 wird von dem Sender durch eine Spannung zwischen 5 V und 25 V repräsentiert, eine logische 1 durch Spannungen zwischen -5 V und -25 V. Der Empfänger erkennt Signale zwischen 3 V und 25 V bzw. -3 V und -25 V, Spannungen zwischen -3 V und 3 V sind undefiniert. Dementsprechend beträgt der minimale Puffer für Störungen zwischen dem Sender und Empfänger 2 V. Anhand dieses Puffers wurde eine maximale Kapazität des Signalleiters mit 2500 </w:t>
      </w:r>
      <w:proofErr w:type="spellStart"/>
      <w:r>
        <w:t>pF</w:t>
      </w:r>
      <w:proofErr w:type="spellEnd"/>
      <w:r>
        <w:t xml:space="preserve"> festgelegt, was die maximale Leiterlänge auf etwa 15-20 m begrenzt. Als maximale Übertragungsrate wurden in dem Standard 20 </w:t>
      </w:r>
      <w:proofErr w:type="spellStart"/>
      <w:r>
        <w:t>kbit</w:t>
      </w:r>
      <w:proofErr w:type="spellEnd"/>
      <w:r>
        <w:t xml:space="preserve">/s definiert, allerdings können in </w:t>
      </w:r>
      <w:r w:rsidR="00074718">
        <w:t xml:space="preserve">der </w:t>
      </w:r>
      <w:r>
        <w:t>Anwendung Datenraten bis etwa 120 </w:t>
      </w:r>
      <w:proofErr w:type="spellStart"/>
      <w:r>
        <w:t>kbit</w:t>
      </w:r>
      <w:proofErr w:type="spellEnd"/>
      <w:r>
        <w:t xml:space="preserve">/s erreicht werden. Diese Datenraten </w:t>
      </w:r>
      <w:r>
        <w:lastRenderedPageBreak/>
        <w:t>können allerdings nur mit deutlich kürzeren Datenkabeln und Treibern, die die benötigten Stromstärken für schnellere Spannungswechsel unterstützen, erreicht werden. [</w:t>
      </w:r>
      <w:r w:rsidR="00E70281">
        <w:t>TEXAS INSTRUMENTS, 2002</w:t>
      </w:r>
      <w:r>
        <w:t>]</w:t>
      </w:r>
    </w:p>
    <w:p w:rsidR="001B1381" w:rsidRDefault="001B1381" w:rsidP="001B1381">
      <w:pPr>
        <w:keepNext/>
      </w:pPr>
      <w:r>
        <w:rPr>
          <w:noProof/>
          <w:lang w:eastAsia="de-DE"/>
        </w:rPr>
        <w:drawing>
          <wp:inline distT="0" distB="0" distL="0" distR="0" wp14:anchorId="0DF76FB9" wp14:editId="6885B50A">
            <wp:extent cx="4044779" cy="1390185"/>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4790" cy="1390189"/>
                    </a:xfrm>
                    <a:prstGeom prst="rect">
                      <a:avLst/>
                    </a:prstGeom>
                    <a:noFill/>
                    <a:ln>
                      <a:noFill/>
                    </a:ln>
                  </pic:spPr>
                </pic:pic>
              </a:graphicData>
            </a:graphic>
          </wp:inline>
        </w:drawing>
      </w:r>
    </w:p>
    <w:p w:rsidR="001B1381" w:rsidRDefault="001B1381" w:rsidP="001B1381">
      <w:pPr>
        <w:pStyle w:val="Beschriftung"/>
      </w:pPr>
      <w:bookmarkStart w:id="21" w:name="_Ref481748031"/>
      <w:bookmarkStart w:id="22" w:name="_Toc487188880"/>
      <w:r>
        <w:t xml:space="preserve">Abbildung </w:t>
      </w:r>
      <w:fldSimple w:instr=" SEQ Abbildung \* ARABIC ">
        <w:r w:rsidR="00F97B34">
          <w:rPr>
            <w:noProof/>
          </w:rPr>
          <w:t>4</w:t>
        </w:r>
      </w:fldSimple>
      <w:bookmarkEnd w:id="21"/>
      <w:r>
        <w:t>: Rahmenbildung nach RS-232 mit 8 Datenbits und einem Stoppbit [Frenzel Handbook]</w:t>
      </w:r>
      <w:bookmarkEnd w:id="22"/>
    </w:p>
    <w:p w:rsidR="001B1381" w:rsidRPr="009C718D" w:rsidRDefault="001B1381" w:rsidP="001B1381">
      <w:r>
        <w:t xml:space="preserve">Um den, bei der NRZ-Codierung auftretenden, Verlust des Datentaktes durch lange Folgen gleicher Signale zu verhindern, werden die Bits bei diesem Standard in definierte Rahmen verteilt. Jeder Rahmen beginnt dabei, wie in </w:t>
      </w:r>
      <w:r>
        <w:fldChar w:fldCharType="begin"/>
      </w:r>
      <w:r>
        <w:instrText xml:space="preserve"> REF _Ref481748031 \h </w:instrText>
      </w:r>
      <w:r>
        <w:fldChar w:fldCharType="separate"/>
      </w:r>
      <w:r w:rsidR="00F97B34">
        <w:t xml:space="preserve">Abbildung </w:t>
      </w:r>
      <w:r w:rsidR="00F97B34">
        <w:rPr>
          <w:noProof/>
        </w:rPr>
        <w:t>4</w:t>
      </w:r>
      <w:r>
        <w:fldChar w:fldCharType="end"/>
      </w:r>
      <w:r>
        <w:t xml:space="preserve"> gezeigt, mit einem Start-Bit, gefolgt von 5 bis 8 Datenbits und maximal 2 Stoppbits. Optional kann ein Paritätsbit mitgeführt werden, um die Integrität der übertragenen Datenbits zu überprüfen. Jedes Signal, als Repräsentant eines Bits, wird dabei für eine festgelegte Dauer gesendet. Die Dauer des Signals hängt von der Baudrate der Verbindung ab. Dieser Wert gibt die maximale Anzahl von Signaländerungen pro Sekunde an und ist damit direkt proportional zur Übertragungsrate. Je höher die Baudrate, desto kürzer ist die Dauer jedes Bits. Die Baudrate, die Anzahl der Daten- und Stoppbits, das verwendete Handshakeprotokoll sowie die Art des optionalen Paritätsbits sind Parameter, die bei Computer und Peripheriegerät übereinstimmen müssen, um eine Kommunikation zu ermöglichen, und beeinflussen die Übertragungsgeschwindigkeit der Verbindung. </w:t>
      </w:r>
      <w:r w:rsidRPr="009C718D">
        <w:t>[</w:t>
      </w:r>
      <w:r w:rsidR="00E70281">
        <w:t>FRENZEL, 2016</w:t>
      </w:r>
      <w:r w:rsidRPr="009C718D">
        <w:t xml:space="preserve">, </w:t>
      </w:r>
      <w:r w:rsidR="00E70281">
        <w:t>TEXAS INSTRUMENTS, 2002</w:t>
      </w:r>
      <w:r w:rsidRPr="009C718D">
        <w:t>]</w:t>
      </w:r>
    </w:p>
    <w:p w:rsidR="001B1381" w:rsidRPr="008148DA" w:rsidRDefault="001B1381" w:rsidP="001B1381">
      <w:pPr>
        <w:pStyle w:val="berschrift2"/>
      </w:pPr>
      <w:bookmarkStart w:id="23" w:name="_Toc487188844"/>
      <w:r w:rsidRPr="008148DA">
        <w:t>2.3 Datenbanken</w:t>
      </w:r>
      <w:bookmarkEnd w:id="23"/>
    </w:p>
    <w:p w:rsidR="001B1381" w:rsidRDefault="001B1381" w:rsidP="001B1381">
      <w:r>
        <w:t xml:space="preserve">Datenbanken sind eine Form der organisierten elektronischen Datenspeicherung mit dem Ziel, die Speicherung, Formatierung, Verwaltung und Manipulation der Daten konsistent, platzsparend und performant zu realisieren. Die Daten können abhängig von der Form der Datenbank Texte, Zahlen, logische Werte oder Dateien sein. Innerhalb von Datenbanken können Transaktionen zur Manipulation der Daten durchgeführt werden. Die Transaktionen sind Abfolgen der vier grundlegenden </w:t>
      </w:r>
      <w:r>
        <w:lastRenderedPageBreak/>
        <w:t>Operationen Erstellen (Create), Lesen (Read), Ändern (Update) un</w:t>
      </w:r>
      <w:r w:rsidR="002B5499">
        <w:t>d Löschen (Delete). [LAKE, 2014;</w:t>
      </w:r>
      <w:r>
        <w:t xml:space="preserve"> </w:t>
      </w:r>
      <w:r w:rsidR="00902755">
        <w:t>HOPPE-KIAUK, 2004</w:t>
      </w:r>
      <w:r>
        <w:t>]</w:t>
      </w:r>
    </w:p>
    <w:p w:rsidR="001B1381" w:rsidRDefault="001B1381" w:rsidP="001B1381">
      <w:r>
        <w:t xml:space="preserve">Datenbanken bestehen aus der Menge zu verwaltender Daten, die die eigentliche Datenbank darstellt, und dem Datenbankmanagementsystem (DBMS), das die Strukturierung und Verarbeitung der Daten realisiert. Um Zugriffe auf die Datenbank zu ermöglichen, bietet das </w:t>
      </w:r>
      <w:r w:rsidR="00FD3286">
        <w:t xml:space="preserve">DBMS eine Datenbanksprache an. </w:t>
      </w:r>
      <w:r>
        <w:t>[</w:t>
      </w:r>
      <w:r w:rsidR="002B5499">
        <w:t>LAKE, 2014</w:t>
      </w:r>
      <w:r>
        <w:t>]</w:t>
      </w:r>
    </w:p>
    <w:p w:rsidR="001B1381" w:rsidRDefault="00FD3286" w:rsidP="001B1381">
      <w:r>
        <w:t xml:space="preserve">Anhand der von dem DBMS vorgegebenen Datenstruktur und der Beziehungen der gespeicherten Objekte wird in verschiedene Datenbankmodelle eingeteilt. </w:t>
      </w:r>
      <w:r w:rsidR="001B1381">
        <w:t>Die wichtigsten Modelle sind:</w:t>
      </w:r>
    </w:p>
    <w:p w:rsidR="001B1381" w:rsidRDefault="001B1381" w:rsidP="001B1381">
      <w:pPr>
        <w:spacing w:line="240" w:lineRule="auto"/>
      </w:pPr>
      <w:r>
        <w:t>•</w:t>
      </w:r>
      <w:r>
        <w:tab/>
        <w:t>Hierarchisch</w:t>
      </w:r>
    </w:p>
    <w:p w:rsidR="001B1381" w:rsidRDefault="001B1381" w:rsidP="001B1381">
      <w:pPr>
        <w:spacing w:line="240" w:lineRule="auto"/>
      </w:pPr>
      <w:r>
        <w:t>•</w:t>
      </w:r>
      <w:r>
        <w:tab/>
        <w:t>Netzwerkartig</w:t>
      </w:r>
    </w:p>
    <w:p w:rsidR="001B1381" w:rsidRDefault="001B1381" w:rsidP="001B1381">
      <w:pPr>
        <w:spacing w:line="240" w:lineRule="auto"/>
      </w:pPr>
      <w:r>
        <w:t>•</w:t>
      </w:r>
      <w:r>
        <w:tab/>
        <w:t>Dokumentorientiert</w:t>
      </w:r>
    </w:p>
    <w:p w:rsidR="001B1381" w:rsidRDefault="001B1381" w:rsidP="001B1381">
      <w:pPr>
        <w:spacing w:line="240" w:lineRule="auto"/>
      </w:pPr>
      <w:r>
        <w:t>•</w:t>
      </w:r>
      <w:r>
        <w:tab/>
        <w:t>Objektorientiert</w:t>
      </w:r>
    </w:p>
    <w:p w:rsidR="001B1381" w:rsidRDefault="001B1381" w:rsidP="001B1381">
      <w:pPr>
        <w:spacing w:line="240" w:lineRule="auto"/>
      </w:pPr>
      <w:r>
        <w:t>•</w:t>
      </w:r>
      <w:r>
        <w:tab/>
        <w:t>Relational</w:t>
      </w:r>
    </w:p>
    <w:p w:rsidR="001B1381" w:rsidRDefault="001B1381" w:rsidP="001B1381">
      <w:r>
        <w:t xml:space="preserve">Relationale Datenbanken wurden erstmalig 1970 von E. </w:t>
      </w:r>
      <w:proofErr w:type="spellStart"/>
      <w:r>
        <w:t>Codd</w:t>
      </w:r>
      <w:proofErr w:type="spellEnd"/>
      <w:r>
        <w:t xml:space="preserve"> beschrieben und bestehen aus mehreren Tabellen, in denen die Daten zeilenweise gespeichert werden. Die Spalten verschiedener Tabellen können als Verknüpfung zwischen den Tabellen verwendet werden. Die Struktur und Verknüpfungen der Tabellen werden ebenfalls in separaten Tabellen gespeichert. Der Aufbau einer Tabelle ist in Abbildung 1 anhand einer fiktiven Tabelle dargestellt. [</w:t>
      </w:r>
      <w:r w:rsidR="002B5499">
        <w:t>LAKE, 2014</w:t>
      </w:r>
      <w:r>
        <w:t>]</w:t>
      </w:r>
    </w:p>
    <w:p w:rsidR="001B1381" w:rsidRDefault="001B1381" w:rsidP="001B1381">
      <w:pPr>
        <w:keepNext/>
      </w:pPr>
      <w:r>
        <w:t xml:space="preserve"> </w:t>
      </w:r>
      <w:r>
        <w:rPr>
          <w:noProof/>
          <w:lang w:eastAsia="de-DE"/>
        </w:rPr>
        <w:drawing>
          <wp:inline distT="0" distB="0" distL="0" distR="0" wp14:anchorId="6C7F409C" wp14:editId="68DE83CD">
            <wp:extent cx="5760720" cy="1885327"/>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885327"/>
                    </a:xfrm>
                    <a:prstGeom prst="rect">
                      <a:avLst/>
                    </a:prstGeom>
                    <a:noFill/>
                    <a:ln>
                      <a:noFill/>
                    </a:ln>
                  </pic:spPr>
                </pic:pic>
              </a:graphicData>
            </a:graphic>
          </wp:inline>
        </w:drawing>
      </w:r>
    </w:p>
    <w:p w:rsidR="001B1381" w:rsidRDefault="001B1381" w:rsidP="001B1381">
      <w:pPr>
        <w:pStyle w:val="Beschriftung"/>
      </w:pPr>
      <w:bookmarkStart w:id="24" w:name="_Toc487188881"/>
      <w:r>
        <w:t xml:space="preserve">Abbildung </w:t>
      </w:r>
      <w:fldSimple w:instr=" SEQ Abbildung \* ARABIC ">
        <w:r w:rsidR="00F97B34">
          <w:rPr>
            <w:noProof/>
          </w:rPr>
          <w:t>5</w:t>
        </w:r>
      </w:fldSimple>
      <w:r>
        <w:t xml:space="preserve">: </w:t>
      </w:r>
      <w:r w:rsidRPr="00ED10A4">
        <w:t>Beispielhafter Aufbau einer Tabelle als Teil einer relationalen Datenbank</w:t>
      </w:r>
      <w:bookmarkEnd w:id="24"/>
    </w:p>
    <w:p w:rsidR="001B1381" w:rsidRDefault="001B1381" w:rsidP="001B1381">
      <w:r>
        <w:t xml:space="preserve">Jede Tabelle besteht aus mehreren Attributen, die in Spalten dargestellt sind. Jede Zeile ist ein Datensatz oder „Tupel“, in dem ein Wert für jedes Attribut der Tabelle </w:t>
      </w:r>
      <w:r>
        <w:lastRenderedPageBreak/>
        <w:t>festgelegt ist. Das Tabellenschema gibt an, wie viele Attribute eine Tabelle hat, sowie deren Namen und Vorgaben für die Werte, wie vorgeschriebene Datentypen, Einmaligkeit der Werte oder die Möglichkeit, leere Werte einzufügen. [</w:t>
      </w:r>
      <w:r w:rsidR="002B5499">
        <w:t>LAKE, 2014</w:t>
      </w:r>
      <w:r>
        <w:t>]</w:t>
      </w:r>
    </w:p>
    <w:p w:rsidR="001B1381" w:rsidRDefault="001B1381" w:rsidP="001B1381">
      <w:r>
        <w:t>Jeder Datensatz muss über einen oder mehrere Schlüssel („</w:t>
      </w:r>
      <w:proofErr w:type="spellStart"/>
      <w:r>
        <w:t>keys</w:t>
      </w:r>
      <w:proofErr w:type="spellEnd"/>
      <w:r>
        <w:t>“) eindeutig identifizierbar sein. In den meisten Fällen wird aus Gründen der Einfachheit und Skalierbarkeit ein fortlaufender Integer-Wert als ID genutzt, die dem Datensatz bei der Speicherung zugewiesen wird. Der Schlüssel bezieht sich nur auf den Datensatz, nicht auf die Position des Datensatzes in der Tabelle. [</w:t>
      </w:r>
      <w:r w:rsidR="002B5499">
        <w:t>LAKE, 2014</w:t>
      </w:r>
      <w:r>
        <w:t>]</w:t>
      </w:r>
    </w:p>
    <w:p w:rsidR="001B1381" w:rsidRDefault="001B1381" w:rsidP="001B1381">
      <w:r>
        <w:t>Sollen in einer relationalen Datenbank komplexere Daten verwaltet werden, werden Tabellen untereinander verknüpft. Die Verknüpfung der Tabelle „Autos“ mit der Tabelle „Einwohner“ ist in Abbildung 2 dargestellt.</w:t>
      </w:r>
    </w:p>
    <w:p w:rsidR="001B1381" w:rsidRDefault="001B1381" w:rsidP="001B1381">
      <w:pPr>
        <w:keepNext/>
      </w:pPr>
      <w:r>
        <w:t xml:space="preserve"> </w:t>
      </w:r>
      <w:r>
        <w:rPr>
          <w:noProof/>
          <w:lang w:eastAsia="de-DE"/>
        </w:rPr>
        <w:drawing>
          <wp:inline distT="0" distB="0" distL="0" distR="0" wp14:anchorId="3B73354D" wp14:editId="4DD09F0B">
            <wp:extent cx="4476750" cy="26574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750" cy="2657475"/>
                    </a:xfrm>
                    <a:prstGeom prst="rect">
                      <a:avLst/>
                    </a:prstGeom>
                    <a:noFill/>
                    <a:ln>
                      <a:noFill/>
                    </a:ln>
                  </pic:spPr>
                </pic:pic>
              </a:graphicData>
            </a:graphic>
          </wp:inline>
        </w:drawing>
      </w:r>
    </w:p>
    <w:p w:rsidR="001B1381" w:rsidRDefault="001B1381" w:rsidP="001B1381">
      <w:pPr>
        <w:pStyle w:val="Beschriftung"/>
      </w:pPr>
      <w:bookmarkStart w:id="25" w:name="_Ref482264809"/>
      <w:bookmarkStart w:id="26" w:name="_Toc487188882"/>
      <w:r>
        <w:t xml:space="preserve">Abbildung </w:t>
      </w:r>
      <w:fldSimple w:instr=" SEQ Abbildung \* ARABIC ">
        <w:r w:rsidR="00F97B34">
          <w:rPr>
            <w:noProof/>
          </w:rPr>
          <w:t>6</w:t>
        </w:r>
      </w:fldSimple>
      <w:bookmarkEnd w:id="25"/>
      <w:r>
        <w:t xml:space="preserve">: </w:t>
      </w:r>
      <w:r w:rsidRPr="00265AB3">
        <w:t xml:space="preserve">Verknüpfung von zwei Tabellen über einen </w:t>
      </w:r>
      <w:proofErr w:type="spellStart"/>
      <w:r w:rsidRPr="00265AB3">
        <w:t>foreign</w:t>
      </w:r>
      <w:proofErr w:type="spellEnd"/>
      <w:r w:rsidRPr="00265AB3">
        <w:t xml:space="preserve"> </w:t>
      </w:r>
      <w:proofErr w:type="spellStart"/>
      <w:r w:rsidRPr="00265AB3">
        <w:t>key</w:t>
      </w:r>
      <w:bookmarkEnd w:id="26"/>
      <w:proofErr w:type="spellEnd"/>
    </w:p>
    <w:p w:rsidR="001B1381" w:rsidRDefault="001B1381" w:rsidP="00F87BB9">
      <w:r>
        <w:t>Um den Inhaber eines Autos in der Tabelle zu identifizieren, ist der Schlüssel des Datensatzes aus der Tabelle „Einwohner“ angegeben. Sollte ein Einwohner mehrere Autos besitzen, kann mehrfach auf den Eintrag verwiesen werden. Dadurch müssen die Daten des Einwohners nur ein einziges Mal angegeben werden und das Risiko für Inkonsistenzen</w:t>
      </w:r>
      <w:r w:rsidR="007973A5">
        <w:t xml:space="preserve"> bei Mehrfacheingaben</w:t>
      </w:r>
      <w:r>
        <w:t>, zum Beis</w:t>
      </w:r>
      <w:r w:rsidR="007973A5">
        <w:t>piel durch Schreibfehler, wird vermieden</w:t>
      </w:r>
      <w:r>
        <w:t>. Ebenfalls vereinfacht wird die Manipulation der Daten. Ändern sich die Daten eines Einwohners, muss nur ein einziger Datensatz aktualisiert werden. Die Aufspaltung von Tabellen zur Vermeidung von Redundanzen zugunsten von strukturierten Verweisen wird Normalisierung genannt. Es wurden von E. </w:t>
      </w:r>
      <w:proofErr w:type="spellStart"/>
      <w:r>
        <w:t>Codd</w:t>
      </w:r>
      <w:proofErr w:type="spellEnd"/>
      <w:r>
        <w:t xml:space="preserve"> drei Normalformen (NF) definiert, die sequentiell die Struktur der Datenbank verbessern </w:t>
      </w:r>
      <w:r>
        <w:lastRenderedPageBreak/>
        <w:t xml:space="preserve">sollen. Nachträglich wurden zwei weitere Formen angefügt, die allerdings in der Praxis wenig Anwendung finden. </w:t>
      </w:r>
      <w:r w:rsidR="00F87BB9">
        <w:t>Für die Umsetzung einer Normalform ist es nötig, alle vorhergehenden Stufen der Normalisierung bereits umgesetzt zu haben.</w:t>
      </w:r>
      <w:r w:rsidR="00F87BB9">
        <w:rPr>
          <w:rStyle w:val="Kommentarzeichen"/>
        </w:rPr>
        <w:t xml:space="preserve"> </w:t>
      </w:r>
      <w:r w:rsidR="00F87BB9" w:rsidRPr="00F87BB9">
        <w:t>[</w:t>
      </w:r>
      <w:r w:rsidR="00902755">
        <w:t>HOPPE-KIAUK, 2004</w:t>
      </w:r>
      <w:r>
        <w:t>]</w:t>
      </w:r>
    </w:p>
    <w:p w:rsidR="001B1381" w:rsidRDefault="001B1381" w:rsidP="001B1381">
      <w:r>
        <w:t xml:space="preserve">Die erste Normalform ist erreicht, wenn jedes Attribut nur atomare Werte enthält. Eine Verletzung der ersten Normalform wäre in dem Beispiel in </w:t>
      </w:r>
      <w:r>
        <w:fldChar w:fldCharType="begin"/>
      </w:r>
      <w:r>
        <w:instrText xml:space="preserve"> REF _Ref482264809 \h </w:instrText>
      </w:r>
      <w:r>
        <w:fldChar w:fldCharType="separate"/>
      </w:r>
      <w:r w:rsidR="00F97B34">
        <w:t xml:space="preserve">Abbildung </w:t>
      </w:r>
      <w:r w:rsidR="00F97B34">
        <w:rPr>
          <w:noProof/>
        </w:rPr>
        <w:t>6</w:t>
      </w:r>
      <w:r>
        <w:fldChar w:fldCharType="end"/>
      </w:r>
      <w:r>
        <w:t xml:space="preserve"> das Attribut „Straße“ in der Tabelle „Einwohner“, das die atomaren Werte „Straßenname“ und „Hausnummer“ enthält. [</w:t>
      </w:r>
      <w:r w:rsidR="00902755">
        <w:t>HOPPE-KIAUK, 2004</w:t>
      </w:r>
      <w:r>
        <w:t>]</w:t>
      </w:r>
    </w:p>
    <w:p w:rsidR="001B1381" w:rsidRDefault="001B1381" w:rsidP="001B1381">
      <w:r>
        <w:t>Die zweite Normalform ist erreicht, wenn jedes Attribut, das kein Schlüssel ist, von allen Schlüsselattributen abhängig ist. Tabellen in der ersten Normalform mit nur einem Schlüsselattribut befinden sich dementsprechend automatisch in der zweiten Normalform. In der dritten Normalform müssen alle Attribute ausschließlich von den Schlüsselattributen abhängig sein. Funktionale Abhängigkeiten zwischen Feldern, die keine Schlüssel sind, sind nicht erlaubt. [</w:t>
      </w:r>
      <w:r w:rsidR="00902755">
        <w:t>HOPPE-KIAUK, 2004</w:t>
      </w:r>
      <w:r>
        <w:t>]</w:t>
      </w:r>
    </w:p>
    <w:p w:rsidR="001B1381" w:rsidRDefault="001B1381" w:rsidP="001B1381">
      <w:r>
        <w:t xml:space="preserve">Die meisten relationalen Datenbanksysteme unterstützen als Datenbanksprache SQL (Structured Query Language), eine in den 70er Jahren entwickelte und international standardisierte Sprache zur Definition der Datenstruktur und Manipulation der Datenbestände relationaler Datenbanken. Vorteile von SQL sind die einfache Syntax und die an die englische Sprache angelehnte Semantik. Die Implementierung der Sprache ist Teil des DBMS, Modifizierungen zur Anpassung des Funktionsumfanges und der Performance sind gängige Praxis. Die systemspezifischen Implementierungen von SQL werden als Dialekte bezeichnet. </w:t>
      </w:r>
      <w:r w:rsidR="003A1E21">
        <w:t>[HOPPE-KIAUK, 2004]</w:t>
      </w:r>
    </w:p>
    <w:p w:rsidR="001B1381" w:rsidRDefault="001B1381" w:rsidP="001B1381">
      <w:r>
        <w:t xml:space="preserve">Ein verbreitetes DBMS ist MySQL von Oracle. MySQL ist sowohl als Open-Source-Software als auch als kommerzielle </w:t>
      </w:r>
      <w:proofErr w:type="spellStart"/>
      <w:r>
        <w:t>Enterpriseversion</w:t>
      </w:r>
      <w:proofErr w:type="spellEnd"/>
      <w:r>
        <w:t xml:space="preserve"> erhältlich und ist auf allen verbreiteten Betriebssystemen lauffähig. MySQL erfüllt die </w:t>
      </w:r>
      <w:r w:rsidR="004C1461">
        <w:t xml:space="preserve">folgenden </w:t>
      </w:r>
      <w:r>
        <w:t>Kriterien</w:t>
      </w:r>
      <w:r w:rsidR="0062416D">
        <w:t xml:space="preserve"> [LAKE, 2013]</w:t>
      </w:r>
      <w:r>
        <w:t>:</w:t>
      </w:r>
    </w:p>
    <w:p w:rsidR="001B1381" w:rsidRDefault="001B1381" w:rsidP="008857E4">
      <w:pPr>
        <w:pStyle w:val="Listenabsatz"/>
        <w:numPr>
          <w:ilvl w:val="0"/>
          <w:numId w:val="35"/>
        </w:numPr>
      </w:pPr>
      <w:proofErr w:type="spellStart"/>
      <w:r>
        <w:t>Atomarität</w:t>
      </w:r>
      <w:proofErr w:type="spellEnd"/>
      <w:r>
        <w:t>: Eine Sequenz von Datenbankoperationen wird entweder vollständig oder gar nicht ausgeführt. Kann eine Operation der Sequenz nicht ausgeführt werden, werden alle vorherigen Operationen der Sequenz rückgängig gemacht und die Ausführung beendet.</w:t>
      </w:r>
    </w:p>
    <w:p w:rsidR="001B1381" w:rsidRDefault="001B1381" w:rsidP="008857E4">
      <w:pPr>
        <w:pStyle w:val="Listenabsatz"/>
        <w:numPr>
          <w:ilvl w:val="0"/>
          <w:numId w:val="35"/>
        </w:numPr>
      </w:pPr>
      <w:r>
        <w:lastRenderedPageBreak/>
        <w:t>Konsistenzerhaltung: Jede durchgeführte Transaktion in der Datenbank hinterlässt einen konsistenten Datenzustand. Der konsistente Datenzustand bezieht sich dabei inhaltlich auf die Einhaltung von Datentypen oder Speichergrößen und strukturell auf die Existenz von referenzierten Datensätzen und die Einmaligkeit von Schlüsselattributen.</w:t>
      </w:r>
    </w:p>
    <w:p w:rsidR="001B1381" w:rsidRDefault="001B1381" w:rsidP="008857E4">
      <w:pPr>
        <w:pStyle w:val="Listenabsatz"/>
        <w:numPr>
          <w:ilvl w:val="0"/>
          <w:numId w:val="35"/>
        </w:numPr>
      </w:pPr>
      <w:r>
        <w:t>Isolation: Garantie, dass bei der parallelen Durchführung mehrerer Transaktionen der finale Zustand dem Zustand nach der sequentiellen Durchführung der Transaktionen entspricht. Dieses Kriterium ist besonders wichtig für Online-Datenbanken mit mehreren Clients.</w:t>
      </w:r>
    </w:p>
    <w:p w:rsidR="001B1381" w:rsidRDefault="001B1381" w:rsidP="008857E4">
      <w:pPr>
        <w:pStyle w:val="Listenabsatz"/>
        <w:numPr>
          <w:ilvl w:val="0"/>
          <w:numId w:val="35"/>
        </w:numPr>
      </w:pPr>
      <w:r>
        <w:t>Dauerhaftigkeit: Gespeicherte Daten müssen dauerhaft in der Datenbank hinterlegt sein und auch im Falle eines Systemfehlers nicht verloren gehen. Alternativ kann ein Transaktions-Log mitgeführt werden, um alle getätigten Transaktionen bei Datenverlust nachvollziehen und nachstellen zu können.</w:t>
      </w:r>
    </w:p>
    <w:p w:rsidR="001B1381" w:rsidRDefault="001B1381" w:rsidP="001B1381">
      <w:r>
        <w:t>Als Werkzeug zur Administration von MySQL-Datenbanken wird in den meisten Fällen die Webanwendung phpMyAdmin verwendet, die neben einem SQL-Terminal auch eine graphische Oberfläche zur Anzeige und Manipulation der Daten bietet.</w:t>
      </w:r>
    </w:p>
    <w:p w:rsidR="001B1381" w:rsidRPr="009F5022" w:rsidRDefault="001B1381" w:rsidP="001B1381">
      <w:r>
        <w:t xml:space="preserve">Als aktuelle Alternative zu relationalen Datenbanksystemen sind die </w:t>
      </w:r>
      <w:proofErr w:type="spellStart"/>
      <w:r>
        <w:t>NoSQL</w:t>
      </w:r>
      <w:proofErr w:type="spellEnd"/>
      <w:r>
        <w:t xml:space="preserve">-Ansätze zu nennen. </w:t>
      </w:r>
      <w:proofErr w:type="spellStart"/>
      <w:r>
        <w:t>NoSQL</w:t>
      </w:r>
      <w:proofErr w:type="spellEnd"/>
      <w:r>
        <w:t xml:space="preserve"> steht dabei für „Not </w:t>
      </w:r>
      <w:proofErr w:type="spellStart"/>
      <w:r>
        <w:t>Only</w:t>
      </w:r>
      <w:proofErr w:type="spellEnd"/>
      <w:r>
        <w:t xml:space="preserve"> SQL“ und ist ein Sammelbegriff für Datenbankmanagementsysteme, die auf strukturierte Datenbanken und die entsprechenden Datenbanksprachen verzichten und flexiblere Strukturen zur Verfügung stellen. Diese Ansätze sind für die flexible und dynamische Erweiterung von Datenbanken gedacht, besonders für Daten, die mit relationalen Modellen schwer beschrieben werden können. </w:t>
      </w:r>
      <w:r w:rsidR="00DE38DC">
        <w:t>Weiterhin sind relationale Datenbanken schlecht skalierbar, die Geschwindigkeit der Datenbankoperationen nimmt für große Datenmengen exponentiell ab. Dies ist teilweise auf die Einhaltung der ACID-Kriterien zur</w:t>
      </w:r>
      <w:r w:rsidR="00DB641C">
        <w:t xml:space="preserve">ückzuführen und den damit verbundenen zusätzlichen technischen Aufwand. </w:t>
      </w:r>
      <w:r>
        <w:t xml:space="preserve">Die von Google Inc. entwickelte </w:t>
      </w:r>
      <w:proofErr w:type="spellStart"/>
      <w:r>
        <w:t>NoSQL</w:t>
      </w:r>
      <w:proofErr w:type="spellEnd"/>
      <w:r>
        <w:t xml:space="preserve">-Datenbank </w:t>
      </w:r>
      <w:proofErr w:type="spellStart"/>
      <w:r>
        <w:t>BigTable</w:t>
      </w:r>
      <w:proofErr w:type="spellEnd"/>
      <w:r>
        <w:t xml:space="preserve"> hingegen ist für die Speicherung und Manipulation von Daten im Bereich von </w:t>
      </w:r>
      <w:proofErr w:type="spellStart"/>
      <w:r>
        <w:t>Petabytes</w:t>
      </w:r>
      <w:proofErr w:type="spellEnd"/>
      <w:r>
        <w:t xml:space="preserve"> (10</w:t>
      </w:r>
      <w:r>
        <w:rPr>
          <w:vertAlign w:val="superscript"/>
        </w:rPr>
        <w:t>15</w:t>
      </w:r>
      <w:r>
        <w:t xml:space="preserve"> Bytes) ausgelegt und bildet die Grundlage für verschiedene Services wie Google </w:t>
      </w:r>
      <w:proofErr w:type="spellStart"/>
      <w:r>
        <w:t>Maps</w:t>
      </w:r>
      <w:proofErr w:type="spellEnd"/>
      <w:r>
        <w:t xml:space="preserve"> oder Google Earth</w:t>
      </w:r>
      <w:r w:rsidR="00837BC1">
        <w:t xml:space="preserve"> [CHANG, 2006]</w:t>
      </w:r>
      <w:r>
        <w:t xml:space="preserve">. Öffentlich verfügbare Systeme sind beispielsweise </w:t>
      </w:r>
      <w:proofErr w:type="spellStart"/>
      <w:r>
        <w:t>MongoDB</w:t>
      </w:r>
      <w:proofErr w:type="spellEnd"/>
      <w:r>
        <w:t xml:space="preserve"> oder Apache Cassandra und werden von bekannten Platt</w:t>
      </w:r>
      <w:r w:rsidR="0007743E">
        <w:t>formen wie Twitter, eB</w:t>
      </w:r>
      <w:r>
        <w:t xml:space="preserve">ay oder </w:t>
      </w:r>
      <w:proofErr w:type="spellStart"/>
      <w:r>
        <w:t>GitHub</w:t>
      </w:r>
      <w:proofErr w:type="spellEnd"/>
      <w:r>
        <w:t xml:space="preserve"> verwendet.</w:t>
      </w:r>
      <w:r w:rsidR="0038375B">
        <w:t xml:space="preserve"> [LAKE, 2013]</w:t>
      </w:r>
    </w:p>
    <w:p w:rsidR="003F6FC4" w:rsidRDefault="003F6FC4">
      <w:pPr>
        <w:spacing w:line="276" w:lineRule="auto"/>
        <w:jc w:val="left"/>
        <w:rPr>
          <w:rFonts w:eastAsiaTheme="majorEastAsia" w:cstheme="majorBidi"/>
          <w:b/>
          <w:bCs/>
          <w:sz w:val="32"/>
          <w:szCs w:val="26"/>
        </w:rPr>
      </w:pPr>
      <w:r>
        <w:br w:type="page"/>
      </w:r>
    </w:p>
    <w:p w:rsidR="001B1381" w:rsidRDefault="001B1381" w:rsidP="001B1381">
      <w:pPr>
        <w:pStyle w:val="berschrift2"/>
      </w:pPr>
      <w:bookmarkStart w:id="27" w:name="_Toc487188845"/>
      <w:r w:rsidRPr="00600E56">
        <w:lastRenderedPageBreak/>
        <w:t xml:space="preserve">2.4 </w:t>
      </w:r>
      <w:proofErr w:type="spellStart"/>
      <w:r>
        <w:t>Softwarestacks</w:t>
      </w:r>
      <w:bookmarkEnd w:id="27"/>
      <w:proofErr w:type="spellEnd"/>
    </w:p>
    <w:p w:rsidR="001B1381" w:rsidRDefault="00C456B0" w:rsidP="001B1381">
      <w:r>
        <w:t xml:space="preserve">Als </w:t>
      </w:r>
      <w:proofErr w:type="spellStart"/>
      <w:r>
        <w:t>Softwarestacks</w:t>
      </w:r>
      <w:proofErr w:type="spellEnd"/>
      <w:r>
        <w:t>, oder Soft</w:t>
      </w:r>
      <w:r w:rsidR="001B1381">
        <w:t xml:space="preserve">warestapel, wird ein Satz aufeinander aufbauender Softwaresysteme bezeichnet, die zusammen eine Plattform ergeben. Für diese Stacks entwickelte Anwendungen funktionieren mit diesen Plattformen ohne zusätzliche Software. Man spricht davon, dass die Anwendungen „auf der Plattform laufen“. </w:t>
      </w:r>
      <w:proofErr w:type="spellStart"/>
      <w:r w:rsidR="001B1381">
        <w:t>Softwarestacks</w:t>
      </w:r>
      <w:proofErr w:type="spellEnd"/>
      <w:r w:rsidR="001B1381">
        <w:t xml:space="preserve"> werden eingesetzt, um einheitliche Umgebungen für Anwendungen zu erhalten und damit die Ausführbarkeit von Anwendungen </w:t>
      </w:r>
      <w:r>
        <w:t xml:space="preserve">auf verschiedenen Geräten </w:t>
      </w:r>
      <w:r w:rsidR="001B1381">
        <w:t>zu garantieren.</w:t>
      </w:r>
      <w:r w:rsidR="00DE37C2">
        <w:t xml:space="preserve"> [SEIDLER, 2006]</w:t>
      </w:r>
    </w:p>
    <w:p w:rsidR="001B1381" w:rsidRDefault="001B1381" w:rsidP="001B1381">
      <w:pPr>
        <w:pStyle w:val="berschrift3"/>
      </w:pPr>
      <w:bookmarkStart w:id="28" w:name="_Toc487188846"/>
      <w:r>
        <w:t>2.4.1 Webservices</w:t>
      </w:r>
      <w:bookmarkEnd w:id="28"/>
    </w:p>
    <w:p w:rsidR="001B1381" w:rsidRDefault="001B1381" w:rsidP="001B1381">
      <w:r>
        <w:t xml:space="preserve">Software Services sind essentielle Bestandteile für die Entwicklung von verteilten Anwendungen. Es sind Module mit beschränktem Funktionsumfang, die </w:t>
      </w:r>
      <w:r w:rsidR="00E5168E">
        <w:t>über ein</w:t>
      </w:r>
      <w:r>
        <w:t xml:space="preserve"> Interface in Sof</w:t>
      </w:r>
      <w:r w:rsidR="00DE37C2">
        <w:t>t</w:t>
      </w:r>
      <w:r>
        <w:t xml:space="preserve">warepakete eingebunden werden können. Werden Services über das Internet zur Verfügung gestellt, spricht man von Webservices. Diese werden durch eine festgelegte URL identifiziert und können über standardisierte Internetprotokolle angesprochen werden. Diese Anwendungen benötigen einen </w:t>
      </w:r>
      <w:proofErr w:type="spellStart"/>
      <w:r>
        <w:t>Softwarestack</w:t>
      </w:r>
      <w:proofErr w:type="spellEnd"/>
      <w:r>
        <w:t xml:space="preserve"> aus Betriebssystem, Webserver, Programmiersprache, Programmierwerkzeugen, Software für die Datenpersistenz und Frameworks. Bekannte Stacks sind beispielsweise das LAMP- und das XAMPP-Paket. LAMP besteht dabei aus den vier Hauptkomponenten Linux als Betriebssystem, Apache als Webserver, MySQL als Datenbanksystem und PHP als Programmiersprache. Zusätzlich können weitere Komponenten wie das Bootstrap-Framework installiert werden. Der Aufbau des LAMP-Paketes ist in </w:t>
      </w:r>
      <w:r>
        <w:fldChar w:fldCharType="begin"/>
      </w:r>
      <w:r>
        <w:instrText xml:space="preserve"> REF _Ref482863849 \h </w:instrText>
      </w:r>
      <w:r>
        <w:fldChar w:fldCharType="separate"/>
      </w:r>
      <w:r w:rsidR="00F97B34">
        <w:t xml:space="preserve">Abbildung </w:t>
      </w:r>
      <w:r w:rsidR="00F97B34">
        <w:rPr>
          <w:noProof/>
        </w:rPr>
        <w:t>7</w:t>
      </w:r>
      <w:r>
        <w:fldChar w:fldCharType="end"/>
      </w:r>
      <w:r>
        <w:t xml:space="preserve"> gezeigt. [</w:t>
      </w:r>
      <w:r w:rsidR="002B5499" w:rsidRPr="00DE12FB">
        <w:t>BOUGUETTAYA, 2014</w:t>
      </w:r>
      <w:r>
        <w:t>]</w:t>
      </w:r>
    </w:p>
    <w:p w:rsidR="001B1381" w:rsidRDefault="001B1381" w:rsidP="001B1381">
      <w:pPr>
        <w:keepNext/>
      </w:pPr>
      <w:r>
        <w:rPr>
          <w:noProof/>
          <w:lang w:eastAsia="de-DE"/>
        </w:rPr>
        <w:lastRenderedPageBreak/>
        <w:drawing>
          <wp:inline distT="0" distB="0" distL="0" distR="0" wp14:anchorId="57723B31" wp14:editId="5455AA9B">
            <wp:extent cx="5753377" cy="3336325"/>
            <wp:effectExtent l="0" t="0" r="0" b="0"/>
            <wp:docPr id="5" name="Grafik 5" descr="Bildergebnis für lamp we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lamp webserver"/>
                    <pic:cNvPicPr>
                      <a:picLocks noChangeAspect="1" noChangeArrowheads="1"/>
                    </pic:cNvPicPr>
                  </pic:nvPicPr>
                  <pic:blipFill rotWithShape="1">
                    <a:blip r:embed="rId16">
                      <a:extLst>
                        <a:ext uri="{28A0092B-C50C-407E-A947-70E740481C1C}">
                          <a14:useLocalDpi xmlns:a14="http://schemas.microsoft.com/office/drawing/2010/main" val="0"/>
                        </a:ext>
                      </a:extLst>
                    </a:blip>
                    <a:srcRect b="4029"/>
                    <a:stretch/>
                  </pic:blipFill>
                  <pic:spPr bwMode="auto">
                    <a:xfrm>
                      <a:off x="0" y="0"/>
                      <a:ext cx="5760720" cy="3340583"/>
                    </a:xfrm>
                    <a:prstGeom prst="rect">
                      <a:avLst/>
                    </a:prstGeom>
                    <a:noFill/>
                    <a:ln>
                      <a:noFill/>
                    </a:ln>
                    <a:extLst>
                      <a:ext uri="{53640926-AAD7-44D8-BBD7-CCE9431645EC}">
                        <a14:shadowObscured xmlns:a14="http://schemas.microsoft.com/office/drawing/2010/main"/>
                      </a:ext>
                    </a:extLst>
                  </pic:spPr>
                </pic:pic>
              </a:graphicData>
            </a:graphic>
          </wp:inline>
        </w:drawing>
      </w:r>
    </w:p>
    <w:p w:rsidR="001B1381" w:rsidRPr="00193C56" w:rsidRDefault="001B1381" w:rsidP="001B1381">
      <w:pPr>
        <w:pStyle w:val="Beschriftung"/>
      </w:pPr>
      <w:bookmarkStart w:id="29" w:name="_Ref482863849"/>
      <w:bookmarkStart w:id="30" w:name="_Toc487188883"/>
      <w:r>
        <w:t xml:space="preserve">Abbildung </w:t>
      </w:r>
      <w:fldSimple w:instr=" SEQ Abbildung \* ARABIC ">
        <w:r w:rsidR="00F97B34">
          <w:rPr>
            <w:noProof/>
          </w:rPr>
          <w:t>7</w:t>
        </w:r>
      </w:fldSimple>
      <w:bookmarkEnd w:id="29"/>
      <w:r>
        <w:t>: Aufbau des LAMP-Pakets (</w:t>
      </w:r>
      <w:r w:rsidRPr="006A243F">
        <w:t>https://i2.wp.com/blog.novatrend.ch/wp-content/uploads/2014/11/LAMP.png</w:t>
      </w:r>
      <w:r>
        <w:t>)</w:t>
      </w:r>
      <w:bookmarkEnd w:id="30"/>
    </w:p>
    <w:p w:rsidR="001B1381" w:rsidRDefault="001B1381" w:rsidP="001B1381">
      <w:r>
        <w:t xml:space="preserve">Das Betriebssystem stellt die Grundlage für die Installation des Webservers und des Datenbanksystems dar. Dabei kann der Webserver auf das Dateisystem des Betriebssystems zugreifen und Dateien und Funktionen über das Internet zugänglich machen. Der Zugriff auf die Datenbank erfolgt über die Programmiersprache PHP mit den dargestellten Modulen für Apache und MySQL. Die Komponenten des Pakets können auch in anderer </w:t>
      </w:r>
      <w:r w:rsidR="00812D0B">
        <w:t xml:space="preserve">Zusammensetzung </w:t>
      </w:r>
      <w:r>
        <w:t>verwendet werden, beispielsweise auf dem Betrie</w:t>
      </w:r>
      <w:r w:rsidR="00E5168E">
        <w:t>bssystem Windows aufbauend. Ein</w:t>
      </w:r>
      <w:r>
        <w:t xml:space="preserve"> für viele Betriebssysteme einsetzba</w:t>
      </w:r>
      <w:r w:rsidR="00E5168E">
        <w:t>rer</w:t>
      </w:r>
      <w:r>
        <w:t xml:space="preserve"> Stack ist das XAMPP-Paket, das die gleichen Komponenten verwendet wie das LAMP-Paket, allerdings die Kompatibilität mit beispielsweise Windows gewährleistet. [</w:t>
      </w:r>
      <w:r w:rsidR="002B5499">
        <w:t>GILMORE, 2002</w:t>
      </w:r>
      <w:r>
        <w:t>]</w:t>
      </w:r>
    </w:p>
    <w:p w:rsidR="001B1381" w:rsidRDefault="001B1381" w:rsidP="001B1381">
      <w:r>
        <w:t xml:space="preserve">Anfragen aus dem Netzwerk erreichen über die Netzwerkkarte das Betriebssystem. Anhand der explizit oder implizit in der Anfrage enthaltenen Portnummer wird die Anfrage an das entsprechende Programm weitergeleitet. Erreicht eine Anfrage den Webserver, holt der Webserver anhand der enthaltenen Adresse eine Datei aus dem Dateisystem. </w:t>
      </w:r>
      <w:r w:rsidR="00D10F11">
        <w:t>Handelt es sich dabei um HTML-Dokumente mit</w:t>
      </w:r>
      <w:r>
        <w:t xml:space="preserve"> Skripte</w:t>
      </w:r>
      <w:r w:rsidR="00D10F11">
        <w:t>n</w:t>
      </w:r>
      <w:r>
        <w:t xml:space="preserve">, wird der Script-Interpreter aufgerufen. In den meisten Fällen handelt es sich dabei um PHP oder </w:t>
      </w:r>
      <w:r w:rsidR="00A672F0">
        <w:t>.NET-Technologien</w:t>
      </w:r>
      <w:r w:rsidR="00D10F11">
        <w:t xml:space="preserve"> </w:t>
      </w:r>
      <w:r w:rsidR="00A672F0">
        <w:t>[</w:t>
      </w:r>
      <w:r w:rsidR="00EB3ECB">
        <w:t>W3TECHS, 2017</w:t>
      </w:r>
      <w:r w:rsidR="00A672F0">
        <w:t>]</w:t>
      </w:r>
      <w:r>
        <w:t xml:space="preserve">. Werden in den Skripten Informationen aus der Datenbank benötigt, ruft der Interpreter das Datenbanksystem auf. Das bearbeitete HTML-Dokument wird an das Betriebssystem übergeben und über die </w:t>
      </w:r>
      <w:r>
        <w:lastRenderedPageBreak/>
        <w:t xml:space="preserve">Netzwerkkarte versandt. Der schematische Ablauf einer Abfrage mit PHP ist zusammenfassend in </w:t>
      </w:r>
      <w:r>
        <w:fldChar w:fldCharType="begin"/>
      </w:r>
      <w:r>
        <w:instrText xml:space="preserve"> REF _Ref482866560 \h </w:instrText>
      </w:r>
      <w:r>
        <w:fldChar w:fldCharType="separate"/>
      </w:r>
      <w:r w:rsidR="00F97B34">
        <w:t xml:space="preserve">Abbildung </w:t>
      </w:r>
      <w:r w:rsidR="00F97B34">
        <w:rPr>
          <w:noProof/>
        </w:rPr>
        <w:t>8</w:t>
      </w:r>
      <w:r>
        <w:fldChar w:fldCharType="end"/>
      </w:r>
      <w:r>
        <w:t xml:space="preserve"> gezeigt.</w:t>
      </w:r>
    </w:p>
    <w:p w:rsidR="001B1381" w:rsidRDefault="001B1381" w:rsidP="001B1381">
      <w:pPr>
        <w:keepNext/>
      </w:pPr>
      <w:r>
        <w:rPr>
          <w:noProof/>
          <w:lang w:eastAsia="de-DE"/>
        </w:rPr>
        <w:drawing>
          <wp:inline distT="0" distB="0" distL="0" distR="0" wp14:anchorId="757ED40C" wp14:editId="1D99C51A">
            <wp:extent cx="5760720" cy="1436980"/>
            <wp:effectExtent l="0" t="0" r="0" b="0"/>
            <wp:docPr id="6" name="Grafik 6" descr="https://upload.wikimedia.org/wikipedia/commons/thumb/6/67/PHP_funktionsweise.svg/780px-PHP_funktionswei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6/67/PHP_funktionsweise.svg/780px-PHP_funktionsweise.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436980"/>
                    </a:xfrm>
                    <a:prstGeom prst="rect">
                      <a:avLst/>
                    </a:prstGeom>
                    <a:noFill/>
                    <a:ln>
                      <a:noFill/>
                    </a:ln>
                  </pic:spPr>
                </pic:pic>
              </a:graphicData>
            </a:graphic>
          </wp:inline>
        </w:drawing>
      </w:r>
    </w:p>
    <w:p w:rsidR="001B1381" w:rsidRDefault="001B1381" w:rsidP="001B1381">
      <w:pPr>
        <w:pStyle w:val="Beschriftung"/>
      </w:pPr>
      <w:bookmarkStart w:id="31" w:name="_Ref482866560"/>
      <w:bookmarkStart w:id="32" w:name="_Toc487188884"/>
      <w:r>
        <w:t xml:space="preserve">Abbildung </w:t>
      </w:r>
      <w:fldSimple w:instr=" SEQ Abbildung \* ARABIC ">
        <w:r w:rsidR="00F97B34">
          <w:rPr>
            <w:noProof/>
          </w:rPr>
          <w:t>8</w:t>
        </w:r>
      </w:fldSimple>
      <w:bookmarkEnd w:id="31"/>
      <w:r>
        <w:t>: Dynamische Erstellung von Inhalten mit PHP (</w:t>
      </w:r>
      <w:r w:rsidRPr="00253636">
        <w:t>https://de.wikipedia.org/wiki/LAMP_(Softwarepaket)#/media/File:PHP_funktionsweise.svg)</w:t>
      </w:r>
      <w:bookmarkEnd w:id="32"/>
    </w:p>
    <w:p w:rsidR="001B1381" w:rsidRPr="00253636" w:rsidRDefault="001B1381" w:rsidP="001B1381">
      <w:r>
        <w:t>Der Client sendet, beispielsweise mit einem Browser, eine Anfrage mit ei</w:t>
      </w:r>
      <w:r w:rsidR="00C169E9">
        <w:t xml:space="preserve">ner Adresse an den Server. Der </w:t>
      </w:r>
      <w:r>
        <w:t>Webserver lädt die von der Adresse identifizierte Datei aus dem Dateisystem und übergibt sie an den PHP-Interpreter. Der Interpreter führt den, in der Datei enthaltenen, Code aus und erzeugt eine dynamische Antwort, meist in Form von HTML-Code. Die erzeugte Datei wird an den Webserver zurückgegeben und über das Internet an den Client versendet. [</w:t>
      </w:r>
      <w:r w:rsidR="002B5499">
        <w:t>GILMORE, 2002</w:t>
      </w:r>
      <w:r>
        <w:t>]</w:t>
      </w:r>
    </w:p>
    <w:p w:rsidR="001B1381" w:rsidRDefault="001B1381" w:rsidP="001B1381">
      <w:pPr>
        <w:pStyle w:val="berschrift3"/>
      </w:pPr>
      <w:bookmarkStart w:id="33" w:name="_Toc487188847"/>
      <w:r>
        <w:t>2.4.2 C#</w:t>
      </w:r>
      <w:bookmarkEnd w:id="33"/>
    </w:p>
    <w:p w:rsidR="001B1381" w:rsidRDefault="001B1381" w:rsidP="001B1381">
      <w:r>
        <w:t>C# ist eine objektorientierte Programmiersprache, die wie Java und C++ zur Familie der C-Sprachen zählt. Die Sprache ist für den Einsatz mit dem .NET-Framework optimiert und ist kompatibel mit .NET-Komponenten und COM-Komponenten. Weiterhin unterstützt es innerhalb der .NET-Sprachen sprachübergreifende Vererbung, Debugging und Fehlerbehandlung. Aufgrund der Abhängigkeit von der .NET-Plattform war C# anfangs auf die Anwendung auf Windowsplattformen beschränkt. Als Resultat der zahlreichen Portierungen, beispielsweise das Mono .NET-Framework für Linux oder MacOS, kann C# inzwischen auch plattformübergreifend verwendet werden. [</w:t>
      </w:r>
      <w:r w:rsidR="002B5499">
        <w:t>TROELSEN, 2015</w:t>
      </w:r>
      <w:r>
        <w:t>]</w:t>
      </w:r>
    </w:p>
    <w:p w:rsidR="001B1381" w:rsidRDefault="001B1381" w:rsidP="001B1381">
      <w:r>
        <w:t xml:space="preserve">Um Software auf einem Rechner auszuführen, muss zuerst der programmierte Code in maschinenlesbare Sprache umgeschrieben werden. Dieser Schritt wird </w:t>
      </w:r>
      <w:r w:rsidR="00207E26">
        <w:t>K</w:t>
      </w:r>
      <w:r>
        <w:t xml:space="preserve">ompilieren genannt und setzt einen Compiler voraus, der mit der verwendeten Programmiersprache kompatibel ist. Der Compiler liest den Code ein, analysiert auf Fehler und speichert die Software als Assembler-Code, den das vorliegende Betriebssystem verarbeiten kann. Die erstellte Datei ist dementsprechend ausschließlich für das vorliegende Betriebssystem geeignet. Um die Kompatibilität </w:t>
      </w:r>
      <w:r>
        <w:lastRenderedPageBreak/>
        <w:t>über mehrere Systeme hinweg zu ermöglichen, wurde mit der .NET-Plattform</w:t>
      </w:r>
      <w:r w:rsidR="00147CFC">
        <w:t xml:space="preserve"> deshalb</w:t>
      </w:r>
      <w:r>
        <w:t xml:space="preserve"> die Common Intermediate Language (CIL) eingeführt. Alle .NET-Sprachen bieten einen Compiler, der den Programmcode</w:t>
      </w:r>
      <w:r w:rsidR="00147CFC">
        <w:t xml:space="preserve"> anstelle des Assembler-Codes</w:t>
      </w:r>
      <w:r>
        <w:t xml:space="preserve"> in CIL-Code umwandeln kann. Der CIL-Code kann zur Laufzeit von einem, in der .NET-Plattform enthaltenen, Compiler in Assembler-Code umgewandelt. Der CIL-Code ist </w:t>
      </w:r>
      <w:r w:rsidR="00147CFC">
        <w:t xml:space="preserve">dementsprechend </w:t>
      </w:r>
      <w:r>
        <w:t>universell auf jedem System ausführbar, das eine Form der .NET-Plattform installiert hat. [</w:t>
      </w:r>
      <w:r w:rsidR="002B5499">
        <w:t>RAHMAN, 2014</w:t>
      </w:r>
      <w:r>
        <w:t>]</w:t>
      </w:r>
    </w:p>
    <w:p w:rsidR="003F6FC4" w:rsidRDefault="003F6FC4">
      <w:pPr>
        <w:spacing w:line="276" w:lineRule="auto"/>
        <w:jc w:val="left"/>
        <w:rPr>
          <w:rFonts w:eastAsiaTheme="majorEastAsia" w:cstheme="majorBidi"/>
          <w:b/>
          <w:bCs/>
          <w:sz w:val="36"/>
          <w:szCs w:val="28"/>
        </w:rPr>
      </w:pPr>
      <w:r>
        <w:br w:type="page"/>
      </w:r>
    </w:p>
    <w:p w:rsidR="001B1381" w:rsidRDefault="001B1381" w:rsidP="001B1381">
      <w:pPr>
        <w:pStyle w:val="berschrift1"/>
      </w:pPr>
      <w:bookmarkStart w:id="34" w:name="_Toc487188848"/>
      <w:r>
        <w:lastRenderedPageBreak/>
        <w:t>3 Konzeption</w:t>
      </w:r>
      <w:bookmarkEnd w:id="34"/>
    </w:p>
    <w:p w:rsidR="001B1381" w:rsidRDefault="001B1381" w:rsidP="001B1381">
      <w:pPr>
        <w:pStyle w:val="berschrift2"/>
      </w:pPr>
      <w:bookmarkStart w:id="35" w:name="_Toc487188849"/>
      <w:r>
        <w:t>3.1 Serverseitig</w:t>
      </w:r>
      <w:bookmarkEnd w:id="35"/>
    </w:p>
    <w:p w:rsidR="001B1381" w:rsidRDefault="001B1381" w:rsidP="001B1381">
      <w:pPr>
        <w:pStyle w:val="berschrift3"/>
      </w:pPr>
      <w:bookmarkStart w:id="36" w:name="_Toc487188850"/>
      <w:r>
        <w:t>3.1.1 Datenbank- und Speicherstruktur</w:t>
      </w:r>
      <w:bookmarkEnd w:id="36"/>
    </w:p>
    <w:p w:rsidR="001B1381" w:rsidRDefault="001B1381" w:rsidP="001B1381">
      <w:r>
        <w:t>Als Grundlage für die Datenbank wurde das bestehende Chemikalienverzeichnis, eine Excel-Tabelle mit allen gelieferten Chemikalien, verwendet. In dem Verzeichnis wurden die folgenden Eigenschaften jeder Lieferung gespeichert:</w:t>
      </w:r>
    </w:p>
    <w:p w:rsidR="001B1381" w:rsidRDefault="001B1381" w:rsidP="001B1381">
      <w:pPr>
        <w:pStyle w:val="Listenabsatz"/>
        <w:numPr>
          <w:ilvl w:val="0"/>
          <w:numId w:val="21"/>
        </w:numPr>
      </w:pPr>
      <w:r>
        <w:t>Name der Chemikalie</w:t>
      </w:r>
    </w:p>
    <w:p w:rsidR="001B1381" w:rsidRDefault="001B1381" w:rsidP="001B1381">
      <w:pPr>
        <w:pStyle w:val="Listenabsatz"/>
        <w:numPr>
          <w:ilvl w:val="0"/>
          <w:numId w:val="21"/>
        </w:numPr>
      </w:pPr>
      <w:r>
        <w:t>CAS-Nummer</w:t>
      </w:r>
    </w:p>
    <w:p w:rsidR="001B1381" w:rsidRDefault="001B1381" w:rsidP="001B1381">
      <w:pPr>
        <w:pStyle w:val="Listenabsatz"/>
        <w:numPr>
          <w:ilvl w:val="0"/>
          <w:numId w:val="21"/>
        </w:numPr>
      </w:pPr>
      <w:r>
        <w:t>Kategorie</w:t>
      </w:r>
    </w:p>
    <w:p w:rsidR="001B1381" w:rsidRDefault="001B1381" w:rsidP="001B1381">
      <w:pPr>
        <w:pStyle w:val="Listenabsatz"/>
        <w:numPr>
          <w:ilvl w:val="0"/>
          <w:numId w:val="21"/>
        </w:numPr>
      </w:pPr>
      <w:r>
        <w:t>Unterkategorie</w:t>
      </w:r>
    </w:p>
    <w:p w:rsidR="001B1381" w:rsidRDefault="001B1381" w:rsidP="001B1381">
      <w:pPr>
        <w:pStyle w:val="Listenabsatz"/>
        <w:numPr>
          <w:ilvl w:val="0"/>
          <w:numId w:val="21"/>
        </w:numPr>
      </w:pPr>
      <w:r>
        <w:t>Lagerungsvorschrift</w:t>
      </w:r>
    </w:p>
    <w:p w:rsidR="001B1381" w:rsidRDefault="001B1381" w:rsidP="001B1381">
      <w:pPr>
        <w:pStyle w:val="Listenabsatz"/>
        <w:numPr>
          <w:ilvl w:val="0"/>
          <w:numId w:val="21"/>
        </w:numPr>
      </w:pPr>
      <w:r>
        <w:t>Hersteller</w:t>
      </w:r>
    </w:p>
    <w:p w:rsidR="001B1381" w:rsidRDefault="001B1381" w:rsidP="001B1381">
      <w:pPr>
        <w:pStyle w:val="Listenabsatz"/>
        <w:numPr>
          <w:ilvl w:val="0"/>
          <w:numId w:val="21"/>
        </w:numPr>
      </w:pPr>
      <w:r>
        <w:t>Menge</w:t>
      </w:r>
    </w:p>
    <w:p w:rsidR="001B1381" w:rsidRDefault="001B1381" w:rsidP="001B1381">
      <w:pPr>
        <w:pStyle w:val="Listenabsatz"/>
        <w:numPr>
          <w:ilvl w:val="0"/>
          <w:numId w:val="21"/>
        </w:numPr>
      </w:pPr>
      <w:r>
        <w:t>Qualität/Spezifikationen</w:t>
      </w:r>
    </w:p>
    <w:p w:rsidR="001B1381" w:rsidRDefault="001B1381" w:rsidP="001B1381">
      <w:pPr>
        <w:pStyle w:val="Listenabsatz"/>
        <w:numPr>
          <w:ilvl w:val="0"/>
          <w:numId w:val="21"/>
        </w:numPr>
      </w:pPr>
      <w:r>
        <w:t>Batch-/Chargennummer</w:t>
      </w:r>
    </w:p>
    <w:p w:rsidR="001B1381" w:rsidRDefault="001B1381" w:rsidP="001B1381">
      <w:pPr>
        <w:pStyle w:val="Listenabsatz"/>
        <w:numPr>
          <w:ilvl w:val="0"/>
          <w:numId w:val="21"/>
        </w:numPr>
      </w:pPr>
      <w:r>
        <w:t>Summenformel</w:t>
      </w:r>
    </w:p>
    <w:p w:rsidR="001B1381" w:rsidRDefault="001B1381" w:rsidP="001B1381">
      <w:pPr>
        <w:pStyle w:val="Listenabsatz"/>
        <w:numPr>
          <w:ilvl w:val="0"/>
          <w:numId w:val="21"/>
        </w:numPr>
      </w:pPr>
      <w:r>
        <w:t>Molmasse</w:t>
      </w:r>
    </w:p>
    <w:p w:rsidR="001B1381" w:rsidRDefault="001B1381" w:rsidP="001B1381">
      <w:pPr>
        <w:pStyle w:val="Listenabsatz"/>
        <w:numPr>
          <w:ilvl w:val="0"/>
          <w:numId w:val="21"/>
        </w:numPr>
      </w:pPr>
      <w:r>
        <w:t>Gefahrstoff</w:t>
      </w:r>
    </w:p>
    <w:p w:rsidR="001B1381" w:rsidRDefault="001B1381" w:rsidP="001B1381">
      <w:pPr>
        <w:pStyle w:val="Listenabsatz"/>
        <w:numPr>
          <w:ilvl w:val="0"/>
          <w:numId w:val="21"/>
        </w:numPr>
      </w:pPr>
      <w:r>
        <w:t>Zugehöriges Sicherheitsdatenblatt</w:t>
      </w:r>
    </w:p>
    <w:p w:rsidR="001B1381" w:rsidRDefault="001B1381" w:rsidP="001B1381">
      <w:pPr>
        <w:pStyle w:val="Listenabsatz"/>
        <w:numPr>
          <w:ilvl w:val="0"/>
          <w:numId w:val="21"/>
        </w:numPr>
      </w:pPr>
      <w:r>
        <w:t>R-/S-Sätze</w:t>
      </w:r>
    </w:p>
    <w:p w:rsidR="001B1381" w:rsidRDefault="001B1381" w:rsidP="001B1381">
      <w:pPr>
        <w:pStyle w:val="Listenabsatz"/>
        <w:numPr>
          <w:ilvl w:val="0"/>
          <w:numId w:val="21"/>
        </w:numPr>
      </w:pPr>
      <w:r>
        <w:t>H-/P-Sätze</w:t>
      </w:r>
    </w:p>
    <w:p w:rsidR="001B1381" w:rsidRDefault="001B1381" w:rsidP="001B1381">
      <w:r>
        <w:t>Um den Verbrauch von Chemikalien zu erfassen, wurde die Liste um die folgenden Attribute erweitert:</w:t>
      </w:r>
    </w:p>
    <w:p w:rsidR="001B1381" w:rsidRDefault="001B1381" w:rsidP="001B1381">
      <w:pPr>
        <w:pStyle w:val="Listenabsatz"/>
        <w:numPr>
          <w:ilvl w:val="0"/>
          <w:numId w:val="30"/>
        </w:numPr>
        <w:spacing w:line="276" w:lineRule="auto"/>
      </w:pPr>
      <w:r>
        <w:t>Lieferung geöffnet</w:t>
      </w:r>
    </w:p>
    <w:p w:rsidR="001B1381" w:rsidRDefault="001B1381" w:rsidP="001B1381">
      <w:pPr>
        <w:pStyle w:val="Listenabsatz"/>
        <w:numPr>
          <w:ilvl w:val="0"/>
          <w:numId w:val="30"/>
        </w:numPr>
        <w:spacing w:line="276" w:lineRule="auto"/>
      </w:pPr>
      <w:r>
        <w:t>Restmenge in g</w:t>
      </w:r>
    </w:p>
    <w:p w:rsidR="001B1381" w:rsidRDefault="001B1381" w:rsidP="001B1381">
      <w:r>
        <w:t xml:space="preserve">Anhand der Attribute wurde eine Datenbankstruktur entwickelt, die die Eigenschaften in mehreren Tabellen zusammenfasst. Die Struktur ist in </w:t>
      </w:r>
      <w:r>
        <w:fldChar w:fldCharType="begin"/>
      </w:r>
      <w:r>
        <w:instrText xml:space="preserve"> REF _Ref482882933 \h </w:instrText>
      </w:r>
      <w:r>
        <w:fldChar w:fldCharType="separate"/>
      </w:r>
      <w:r w:rsidR="00F97B34">
        <w:t xml:space="preserve">Abbildung </w:t>
      </w:r>
      <w:r w:rsidR="00F97B34">
        <w:rPr>
          <w:noProof/>
        </w:rPr>
        <w:t>9</w:t>
      </w:r>
      <w:r>
        <w:fldChar w:fldCharType="end"/>
      </w:r>
      <w:r>
        <w:t xml:space="preserve"> gezeigt.</w:t>
      </w:r>
    </w:p>
    <w:p w:rsidR="001B1381" w:rsidRDefault="001B1381" w:rsidP="001B1381">
      <w:pPr>
        <w:keepNext/>
      </w:pPr>
      <w:r>
        <w:rPr>
          <w:noProof/>
          <w:lang w:eastAsia="de-DE"/>
        </w:rPr>
        <w:lastRenderedPageBreak/>
        <w:drawing>
          <wp:inline distT="0" distB="0" distL="0" distR="0" wp14:anchorId="2F2B29C6" wp14:editId="25EE54AB">
            <wp:extent cx="5041265" cy="6293485"/>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1265" cy="6293485"/>
                    </a:xfrm>
                    <a:prstGeom prst="rect">
                      <a:avLst/>
                    </a:prstGeom>
                    <a:noFill/>
                    <a:ln>
                      <a:noFill/>
                    </a:ln>
                  </pic:spPr>
                </pic:pic>
              </a:graphicData>
            </a:graphic>
          </wp:inline>
        </w:drawing>
      </w:r>
    </w:p>
    <w:p w:rsidR="001B1381" w:rsidRDefault="001B1381" w:rsidP="001B1381">
      <w:pPr>
        <w:pStyle w:val="Beschriftung"/>
      </w:pPr>
      <w:bookmarkStart w:id="37" w:name="_Ref482882933"/>
      <w:bookmarkStart w:id="38" w:name="_Toc487188885"/>
      <w:r>
        <w:t xml:space="preserve">Abbildung </w:t>
      </w:r>
      <w:fldSimple w:instr=" SEQ Abbildung \* ARABIC ">
        <w:r w:rsidR="00F97B34">
          <w:rPr>
            <w:noProof/>
          </w:rPr>
          <w:t>9</w:t>
        </w:r>
      </w:fldSimple>
      <w:bookmarkEnd w:id="37"/>
      <w:r>
        <w:t>: Konzeptionelle Datenbankstruktur mit Attributen und zugehörigen Datentypen</w:t>
      </w:r>
      <w:bookmarkEnd w:id="38"/>
    </w:p>
    <w:p w:rsidR="001B1381" w:rsidRDefault="001B1381" w:rsidP="001B1381">
      <w:r>
        <w:t xml:space="preserve">Die Attribute wurden anhand ihrer Abhängigkeiten nach in Tabellen eingeteilt. Jeder Block repräsentiert eine Tabelle, die Zeilen in dem Block die zugehörigen Attribute. Nach den Namen der Attribute sind die jeweiligen geforderten Datentypen vermerkt. </w:t>
      </w:r>
      <w:proofErr w:type="spellStart"/>
      <w:r w:rsidRPr="00147CFC">
        <w:rPr>
          <w:i/>
        </w:rPr>
        <w:t>Varchar</w:t>
      </w:r>
      <w:proofErr w:type="spellEnd"/>
      <w:r>
        <w:t xml:space="preserve"> erfordert eine beliebige Zeichenkette, </w:t>
      </w:r>
      <w:proofErr w:type="spellStart"/>
      <w:r w:rsidRPr="00147CFC">
        <w:rPr>
          <w:i/>
        </w:rPr>
        <w:t>int</w:t>
      </w:r>
      <w:proofErr w:type="spellEnd"/>
      <w:r>
        <w:t xml:space="preserve"> eine Ganzzahl, </w:t>
      </w:r>
      <w:proofErr w:type="spellStart"/>
      <w:r w:rsidRPr="00147CFC">
        <w:rPr>
          <w:i/>
        </w:rPr>
        <w:t>float</w:t>
      </w:r>
      <w:proofErr w:type="spellEnd"/>
      <w:r>
        <w:t xml:space="preserve"> eine Gleitkommazahl und </w:t>
      </w:r>
      <w:proofErr w:type="spellStart"/>
      <w:r w:rsidRPr="00147CFC">
        <w:rPr>
          <w:i/>
        </w:rPr>
        <w:t>bool</w:t>
      </w:r>
      <w:proofErr w:type="spellEnd"/>
      <w:r>
        <w:t xml:space="preserve"> einen Wahrheitswert. Die in Klammern stehenden Zahlen geben die maximale Länge der zu speichernden Zeichenketten an.</w:t>
      </w:r>
    </w:p>
    <w:p w:rsidR="001B1381" w:rsidRDefault="001B1381" w:rsidP="001B1381">
      <w:r>
        <w:t xml:space="preserve">Als zentrale Tabelle wurden die Lieferungen gewählt. Jede gelieferte Chemikalie sollte in diese Tabelle eingetragen werden, unter Angabe von lieferungsspezifischen </w:t>
      </w:r>
      <w:r>
        <w:lastRenderedPageBreak/>
        <w:t>Parametern wie der Batchnummer, der Liefermenge und dem Lieferdatum. Um Redundanzen zu vermeiden, wurden eigene Tabellen für die Hersteller, Lagerungsvorschriften, Sicherheitsdatenblätter und Stoffe angelegt, auf deren Einträge in der Lieferungstabelle verwiesen wird. Die Tabelle der Stoffe enthält alle, für die Chemikalien spezifischen, Parameter. Dazu gehören der Name und die CAS-Nummer sowie die Einteilung in Kategorien und Unterkategorien. Die Gefahrstoffsätze wurden als eine vollständige Zeichenkette zusammengefasst. Die Gefahrstoffsymbole</w:t>
      </w:r>
      <w:r w:rsidR="002D482F">
        <w:t xml:space="preserve"> nach dem Global harmonisierten</w:t>
      </w:r>
      <w:r w:rsidR="002D482F" w:rsidRPr="0082559D">
        <w:t xml:space="preserve"> System zur Einstufung und Kennzeichnung von Chemikalien</w:t>
      </w:r>
      <w:r w:rsidR="002D482F">
        <w:t xml:space="preserve"> (GHS)</w:t>
      </w:r>
      <w:r>
        <w:t xml:space="preserve"> wurden ebenfalls in der Tabelle „</w:t>
      </w:r>
      <w:r w:rsidRPr="0045631D">
        <w:rPr>
          <w:rStyle w:val="TechnicalZchn"/>
        </w:rPr>
        <w:t>Stoffe</w:t>
      </w:r>
      <w:r>
        <w:t xml:space="preserve">“ als Zeichenkette abgelegt. Diese Zeichenkette sollte als kompakter Schlüssel für die zugehörigen Symbole dienen. Die Symbole wurden als Einträge in die Tabelle </w:t>
      </w:r>
      <w:r w:rsidR="002D482F">
        <w:t>„</w:t>
      </w:r>
      <w:r w:rsidRPr="002D482F">
        <w:rPr>
          <w:rStyle w:val="TechnicalZchn"/>
        </w:rPr>
        <w:t>GHS-Symbole</w:t>
      </w:r>
      <w:r w:rsidR="002D482F">
        <w:t>“</w:t>
      </w:r>
      <w:r>
        <w:t xml:space="preserve"> abgelegt, mit einem Link zu der zugehörigen Abbildung. Weiterhin wurde eine eigenständige Tabelle „</w:t>
      </w:r>
      <w:r w:rsidRPr="0045631D">
        <w:rPr>
          <w:rStyle w:val="TechnicalZchn"/>
        </w:rPr>
        <w:t>Benutzer</w:t>
      </w:r>
      <w:r>
        <w:t>“ angelegt, in der die Benutzernamen und Passwörter von Nutzern des Datenbanksystems gespeichert werden können. Der Wahrheitswert „</w:t>
      </w:r>
      <w:r w:rsidRPr="00574DA0">
        <w:rPr>
          <w:rStyle w:val="TechnicalZchn"/>
        </w:rPr>
        <w:t>Admin</w:t>
      </w:r>
      <w:r>
        <w:t>“ in der Tabelle bezieht sich auf die Gewährung von Administratorrechten.</w:t>
      </w:r>
    </w:p>
    <w:p w:rsidR="001B1381" w:rsidRDefault="001B1381" w:rsidP="001B1381">
      <w:r>
        <w:t>Die Gefahrstoffsymbole wurden als Bilddateien in der Ordnerstruktur des Webservers abgelegt. Die Sicherheitsdatenblätter wurden als PDF-Dateien ebenfalls in</w:t>
      </w:r>
      <w:r w:rsidR="002D482F">
        <w:t xml:space="preserve"> der Ordnerstruktur hinterlegt.</w:t>
      </w:r>
    </w:p>
    <w:p w:rsidR="003F6FC4" w:rsidRDefault="003F6FC4">
      <w:pPr>
        <w:spacing w:line="276" w:lineRule="auto"/>
        <w:jc w:val="left"/>
        <w:rPr>
          <w:rFonts w:eastAsiaTheme="majorEastAsia" w:cstheme="majorBidi"/>
          <w:b/>
          <w:bCs/>
          <w:sz w:val="28"/>
        </w:rPr>
      </w:pPr>
      <w:r>
        <w:br w:type="page"/>
      </w:r>
    </w:p>
    <w:p w:rsidR="001B1381" w:rsidRDefault="001B1381" w:rsidP="001B1381">
      <w:pPr>
        <w:pStyle w:val="berschrift3"/>
      </w:pPr>
      <w:bookmarkStart w:id="39" w:name="_Toc487188851"/>
      <w:r>
        <w:lastRenderedPageBreak/>
        <w:t>3.1.2 Webinterface</w:t>
      </w:r>
      <w:bookmarkEnd w:id="39"/>
    </w:p>
    <w:p w:rsidR="001B1381" w:rsidRDefault="001B1381" w:rsidP="001B1381">
      <w:r>
        <w:t>Für den Zugriff auf die Chemikaliendatenbank sollte eine browserbasierte Benutzeroberfläche erstellt werden, die folgende Funktionalitäten bieten sollte:</w:t>
      </w:r>
    </w:p>
    <w:p w:rsidR="001B1381" w:rsidRDefault="001B1381" w:rsidP="001B1381">
      <w:pPr>
        <w:pStyle w:val="Listenabsatz"/>
        <w:numPr>
          <w:ilvl w:val="0"/>
          <w:numId w:val="22"/>
        </w:numPr>
      </w:pPr>
      <w:r>
        <w:t>Anzeige aller Lieferungen</w:t>
      </w:r>
    </w:p>
    <w:p w:rsidR="001B1381" w:rsidRDefault="001B1381" w:rsidP="001B1381">
      <w:pPr>
        <w:pStyle w:val="Listenabsatz"/>
        <w:numPr>
          <w:ilvl w:val="1"/>
          <w:numId w:val="22"/>
        </w:numPr>
      </w:pPr>
      <w:r>
        <w:t>Filter für die angezeigten Lieferungen</w:t>
      </w:r>
    </w:p>
    <w:p w:rsidR="001B1381" w:rsidRDefault="001B1381" w:rsidP="001B1381">
      <w:pPr>
        <w:pStyle w:val="Listenabsatz"/>
        <w:numPr>
          <w:ilvl w:val="1"/>
          <w:numId w:val="22"/>
        </w:numPr>
      </w:pPr>
      <w:r>
        <w:t>Ein- und Ausblenden von verbrauchten Chemikalien</w:t>
      </w:r>
    </w:p>
    <w:p w:rsidR="001B1381" w:rsidRDefault="001B1381" w:rsidP="001B1381">
      <w:pPr>
        <w:pStyle w:val="Listenabsatz"/>
        <w:numPr>
          <w:ilvl w:val="1"/>
          <w:numId w:val="22"/>
        </w:numPr>
      </w:pPr>
      <w:r>
        <w:t>Anzeige von Restmengen</w:t>
      </w:r>
    </w:p>
    <w:p w:rsidR="001B1381" w:rsidRDefault="001B1381" w:rsidP="001B1381">
      <w:pPr>
        <w:pStyle w:val="Listenabsatz"/>
        <w:numPr>
          <w:ilvl w:val="0"/>
          <w:numId w:val="22"/>
        </w:numPr>
      </w:pPr>
      <w:r>
        <w:t>Bearbeiten von Einträgen</w:t>
      </w:r>
    </w:p>
    <w:p w:rsidR="001B1381" w:rsidRDefault="001B1381" w:rsidP="001B1381">
      <w:pPr>
        <w:pStyle w:val="Listenabsatz"/>
        <w:numPr>
          <w:ilvl w:val="0"/>
          <w:numId w:val="22"/>
        </w:numPr>
      </w:pPr>
      <w:r>
        <w:t>Löschen von Einträgen</w:t>
      </w:r>
    </w:p>
    <w:p w:rsidR="001B1381" w:rsidRDefault="001B1381" w:rsidP="001B1381">
      <w:pPr>
        <w:pStyle w:val="Listenabsatz"/>
        <w:numPr>
          <w:ilvl w:val="0"/>
          <w:numId w:val="22"/>
        </w:numPr>
      </w:pPr>
      <w:r>
        <w:t>Einfügen</w:t>
      </w:r>
    </w:p>
    <w:p w:rsidR="001B1381" w:rsidRDefault="001B1381" w:rsidP="001B1381">
      <w:pPr>
        <w:pStyle w:val="Listenabsatz"/>
        <w:numPr>
          <w:ilvl w:val="1"/>
          <w:numId w:val="22"/>
        </w:numPr>
      </w:pPr>
      <w:r>
        <w:t>Neuer Chemikalien</w:t>
      </w:r>
    </w:p>
    <w:p w:rsidR="001B1381" w:rsidRDefault="001B1381" w:rsidP="001B1381">
      <w:pPr>
        <w:pStyle w:val="Listenabsatz"/>
        <w:numPr>
          <w:ilvl w:val="1"/>
          <w:numId w:val="22"/>
        </w:numPr>
      </w:pPr>
      <w:r>
        <w:t>Neuer Lieferungen</w:t>
      </w:r>
    </w:p>
    <w:p w:rsidR="001B1381" w:rsidRDefault="001B1381" w:rsidP="001B1381">
      <w:pPr>
        <w:pStyle w:val="Listenabsatz"/>
        <w:numPr>
          <w:ilvl w:val="1"/>
          <w:numId w:val="22"/>
        </w:numPr>
      </w:pPr>
      <w:r>
        <w:t>Sonstiger Datensätze (Hersteller, Kategorien etc.)</w:t>
      </w:r>
    </w:p>
    <w:p w:rsidR="001B1381" w:rsidRDefault="001B1381" w:rsidP="001B1381">
      <w:r>
        <w:t>Der Zugang zu der Nutzeroberfläche sollte passwortgeschützt sein. Bei Aufruf der Startseite des Webinterfaces sollte der Benutzer also erst auf ein Anmeldeformular weitergeleitet werden. Die Eingaben sollten über ein PHP-Skript mit den Einträgen in der „</w:t>
      </w:r>
      <w:r w:rsidRPr="00574DA0">
        <w:rPr>
          <w:rStyle w:val="TechnicalZchn"/>
        </w:rPr>
        <w:t>Benutzer</w:t>
      </w:r>
      <w:r>
        <w:t>“-Tabelle der Datenbank verglichen werden. Bei Verifizierung der Eingaben sollte der Nutzer auf die Startseite der Benutzeroberfläche gelangen.</w:t>
      </w:r>
    </w:p>
    <w:p w:rsidR="001B1381" w:rsidRPr="00BD658F" w:rsidRDefault="001B1381" w:rsidP="001B1381">
      <w:r>
        <w:t>Auf der Startseite sollte eine Auflistung aller Lieferungen angezeigt werden. Ebenfalls sollten einige Filter zur Verfügung stehen, um gezielt nach Datensätzen zu suchen. Um die Übersichtlichkeit zu erhöhen, sollten verbrauchte Lieferungen standardmäßig ausgeblendet sein und, nach explizitem Einblenden, durch eine Formatierung der Schriftart erkennbar sein. Die Gefahrstoffe sollten farblich gekennzeichnet sein. Auf der Übersichtsseite sollten wesentliche Informationen zu den Lieferungen sichtbar sein, für eine detaillierte Ansicht aller gespeicherten Attribute einer spezifischen Lieferung sollte eine separate Seite bereitgestellt werden.</w:t>
      </w:r>
      <w:r w:rsidRPr="009552E7">
        <w:t xml:space="preserve"> </w:t>
      </w:r>
      <w:r>
        <w:t>Weiterhin sollte eine, für alle Seiten standardisierte, Navigationsleiste eingefügt werden, über die alle Funktionen erreichbar sein sollten.</w:t>
      </w:r>
    </w:p>
    <w:p w:rsidR="001B1381" w:rsidRDefault="001B1381" w:rsidP="001B1381">
      <w:r>
        <w:t xml:space="preserve">Über die Navigationsleiste sollten die Seiten für das Eintragen von neuen Chemikalien, Lieferungen und sonstigen Datensätzen wie Hersteller oder Kategorien erreichbar sein. Jede dieser Seiten sollte ein Formular enthalten, in dem die Eingabe der benötigten Daten erfolgt. Für Attribute, die einen Verweis auf Datensätze anderer </w:t>
      </w:r>
      <w:r>
        <w:lastRenderedPageBreak/>
        <w:t>Tabellen darstellen, sollten Drop-Down-Listen für die Auswahl der hinterlegten Datensätze bereitgestellt werden. Nach Bestätigung der Eingaben sollten alle Werte auf Konformität mit den, in der Datenbank vorgegebenen, Datentypen der entsprechenden Attribute und auf grobe Fehler geprüft werden. Wurden keine Konflikte entdeckt, sollten die Einträge in der Datenbank gespeichert und der Nutzer auf die Startseite weitergeleitet werden.</w:t>
      </w:r>
    </w:p>
    <w:p w:rsidR="001B1381" w:rsidRDefault="001B1381" w:rsidP="001B1381">
      <w:r>
        <w:t>Es sollte ein separater Bereich für die direkte Verwaltung der Datenbank angelegt werden, der nicht über Schaltflächen erreichbar ist. Der Zugang sollte auf Benutzer beschränkt werden, die Administrator-Rechte besitzen. Benutzer ohne diese Rechte sollten aus dem administrativen Bereich der Oberfläche automatisch auf die Startseite umgeleitet werden. In diesem Bereich sollten die folgenden Funktionalitäten bereitgestellt werden:</w:t>
      </w:r>
    </w:p>
    <w:p w:rsidR="001B1381" w:rsidRDefault="001B1381" w:rsidP="00481970">
      <w:pPr>
        <w:pStyle w:val="Listenabsatz"/>
        <w:numPr>
          <w:ilvl w:val="0"/>
          <w:numId w:val="36"/>
        </w:numPr>
      </w:pPr>
      <w:r>
        <w:t>Verwaltung der zugelassenen Nutzer</w:t>
      </w:r>
    </w:p>
    <w:p w:rsidR="001B1381" w:rsidRDefault="001B1381" w:rsidP="00481970">
      <w:pPr>
        <w:pStyle w:val="Listenabsatz"/>
        <w:numPr>
          <w:ilvl w:val="0"/>
          <w:numId w:val="36"/>
        </w:numPr>
      </w:pPr>
      <w:r>
        <w:t>Export und Download der Datenbank</w:t>
      </w:r>
    </w:p>
    <w:p w:rsidR="001B1381" w:rsidRDefault="001B1381" w:rsidP="00481970">
      <w:pPr>
        <w:pStyle w:val="Listenabsatz"/>
        <w:numPr>
          <w:ilvl w:val="0"/>
          <w:numId w:val="36"/>
        </w:numPr>
      </w:pPr>
      <w:r>
        <w:t>Entfernen aller Datensätze</w:t>
      </w:r>
    </w:p>
    <w:p w:rsidR="001B1381" w:rsidRDefault="001B1381" w:rsidP="00481970">
      <w:pPr>
        <w:pStyle w:val="Listenabsatz"/>
        <w:numPr>
          <w:ilvl w:val="0"/>
          <w:numId w:val="36"/>
        </w:numPr>
      </w:pPr>
      <w:r>
        <w:t>Direkter Zugriff auf alle Datensätze über das Tool phpMyAdmin</w:t>
      </w:r>
    </w:p>
    <w:p w:rsidR="001B1381" w:rsidRDefault="001B1381" w:rsidP="001B1381">
      <w:pPr>
        <w:pStyle w:val="berschrift3"/>
      </w:pPr>
      <w:bookmarkStart w:id="40" w:name="_Toc487188852"/>
      <w:r>
        <w:t>3.1.3 Zugangsbeschränkung und Rechteverwaltung</w:t>
      </w:r>
      <w:bookmarkEnd w:id="40"/>
    </w:p>
    <w:p w:rsidR="001B1381" w:rsidRDefault="001B1381" w:rsidP="001B1381">
      <w:r>
        <w:t>Die Zugangsbeschränkung und Rechteverwaltung in der Datenbank sollte über die Tabelle „</w:t>
      </w:r>
      <w:r w:rsidRPr="00574DA0">
        <w:rPr>
          <w:rStyle w:val="TechnicalZchn"/>
        </w:rPr>
        <w:t>Benutzer</w:t>
      </w:r>
      <w:r>
        <w:t xml:space="preserve">“ in der Datenbank erfolgen. In der Tabelle sollten alle Nutzer mit Name und Passwort eingespeichert werden. Weiterhin sollte die Verwaltung der Administrator-Rechte über einen, in dem Datensatz enthaltenen, Wahrheitswert erfolgen. Bei Anmeldung des Nutzers sollten der Name und gegebenenfalls der Administrator-Status für die Dauer der Sitzung gespeichert werden. </w:t>
      </w:r>
    </w:p>
    <w:p w:rsidR="006231E1" w:rsidRDefault="006231E1">
      <w:pPr>
        <w:spacing w:line="276" w:lineRule="auto"/>
        <w:jc w:val="left"/>
        <w:rPr>
          <w:rFonts w:eastAsiaTheme="majorEastAsia" w:cstheme="majorBidi"/>
          <w:b/>
          <w:bCs/>
          <w:sz w:val="32"/>
          <w:szCs w:val="26"/>
        </w:rPr>
      </w:pPr>
      <w:r>
        <w:br w:type="page"/>
      </w:r>
    </w:p>
    <w:p w:rsidR="001B1381" w:rsidRDefault="001B1381" w:rsidP="001B1381">
      <w:pPr>
        <w:pStyle w:val="berschrift2"/>
      </w:pPr>
      <w:bookmarkStart w:id="41" w:name="_Toc487188853"/>
      <w:r>
        <w:lastRenderedPageBreak/>
        <w:t>3.2 Clientseitig</w:t>
      </w:r>
      <w:bookmarkEnd w:id="41"/>
    </w:p>
    <w:p w:rsidR="00D95888" w:rsidRPr="00D95888" w:rsidRDefault="00D95888" w:rsidP="00D95888">
      <w:r>
        <w:t>In dieser Arbeit wurde das Programm für die Anbindung der Waagen sowie alle weiteren, auf den Client-Rechnern gespeicherten, Daten von Relevanz für die Funktionsfähigkeit des Programms als „clientseitige Software“ bezeichnet. Ein Client-Rechner ist dabei jeder vom Server verschiedene Rechner, der mit dieser Software ausgestattet und an die Datenbank angeschlossen ist.</w:t>
      </w:r>
    </w:p>
    <w:p w:rsidR="001B1381" w:rsidRDefault="001B1381" w:rsidP="001B1381">
      <w:pPr>
        <w:pStyle w:val="berschrift3"/>
      </w:pPr>
      <w:bookmarkStart w:id="42" w:name="_Toc487188854"/>
      <w:r>
        <w:t>3.2.1 Benutzeroberfläche</w:t>
      </w:r>
      <w:bookmarkEnd w:id="42"/>
    </w:p>
    <w:p w:rsidR="001B1381" w:rsidRDefault="001B1381" w:rsidP="001B1381">
      <w:r>
        <w:t>Bei der Benutzeroberfläche der Kommunikationssoftware für die Waagen sollte darauf geachtet werden, die Bedienung auf Einfachheit und Schnelligkeit zu optimieren. Die Oberfläche sollte folgende Features bieten:</w:t>
      </w:r>
    </w:p>
    <w:p w:rsidR="001B1381" w:rsidRDefault="001B1381" w:rsidP="00481970">
      <w:pPr>
        <w:pStyle w:val="Listenabsatz"/>
        <w:numPr>
          <w:ilvl w:val="0"/>
          <w:numId w:val="37"/>
        </w:numPr>
      </w:pPr>
      <w:r>
        <w:t>Zugangsbeschränkung mit Passwortschutz</w:t>
      </w:r>
    </w:p>
    <w:p w:rsidR="001B1381" w:rsidRDefault="001B1381" w:rsidP="00481970">
      <w:pPr>
        <w:pStyle w:val="Listenabsatz"/>
        <w:numPr>
          <w:ilvl w:val="0"/>
          <w:numId w:val="37"/>
        </w:numPr>
      </w:pPr>
      <w:r>
        <w:t>Durchsuchen der Datenbank nach Chemikalienlieferungen</w:t>
      </w:r>
    </w:p>
    <w:p w:rsidR="001B1381" w:rsidRDefault="001B1381" w:rsidP="00481970">
      <w:pPr>
        <w:pStyle w:val="Listenabsatz"/>
        <w:numPr>
          <w:ilvl w:val="0"/>
          <w:numId w:val="37"/>
        </w:numPr>
      </w:pPr>
      <w:r>
        <w:t xml:space="preserve">Automatisches Erfassen und Anzeigen von </w:t>
      </w:r>
      <w:proofErr w:type="spellStart"/>
      <w:r>
        <w:t>Wägewerten</w:t>
      </w:r>
      <w:proofErr w:type="spellEnd"/>
    </w:p>
    <w:p w:rsidR="001B1381" w:rsidRDefault="001B1381" w:rsidP="00481970">
      <w:pPr>
        <w:pStyle w:val="Listenabsatz"/>
        <w:numPr>
          <w:ilvl w:val="0"/>
          <w:numId w:val="37"/>
        </w:numPr>
      </w:pPr>
      <w:r>
        <w:t>Manuelle Korrektur der Messwerte</w:t>
      </w:r>
    </w:p>
    <w:p w:rsidR="001B1381" w:rsidRDefault="001B1381" w:rsidP="00481970">
      <w:pPr>
        <w:pStyle w:val="Listenabsatz"/>
        <w:numPr>
          <w:ilvl w:val="0"/>
          <w:numId w:val="37"/>
        </w:numPr>
      </w:pPr>
      <w:r>
        <w:t>Speichern der Einwaagen in der Datenbank</w:t>
      </w:r>
    </w:p>
    <w:p w:rsidR="001B1381" w:rsidRDefault="001B1381" w:rsidP="00481970">
      <w:pPr>
        <w:pStyle w:val="Listenabsatz"/>
        <w:numPr>
          <w:ilvl w:val="0"/>
          <w:numId w:val="37"/>
        </w:numPr>
      </w:pPr>
      <w:r>
        <w:t>Konfiguration der Datenbankverbindung</w:t>
      </w:r>
    </w:p>
    <w:p w:rsidR="001B1381" w:rsidRDefault="001B1381" w:rsidP="00481970">
      <w:pPr>
        <w:pStyle w:val="Listenabsatz"/>
        <w:numPr>
          <w:ilvl w:val="0"/>
          <w:numId w:val="37"/>
        </w:numPr>
      </w:pPr>
      <w:r>
        <w:t>Konfiguration der seriellen Schnittstelle</w:t>
      </w:r>
    </w:p>
    <w:p w:rsidR="001B1381" w:rsidRDefault="001B1381" w:rsidP="00481970">
      <w:pPr>
        <w:pStyle w:val="Listenabsatz"/>
        <w:numPr>
          <w:ilvl w:val="0"/>
          <w:numId w:val="37"/>
        </w:numPr>
      </w:pPr>
      <w:r>
        <w:t>Überwachung der seriellen Kommunikation</w:t>
      </w:r>
    </w:p>
    <w:p w:rsidR="001B1381" w:rsidRDefault="001B1381" w:rsidP="00481970">
      <w:pPr>
        <w:pStyle w:val="Listenabsatz"/>
        <w:numPr>
          <w:ilvl w:val="0"/>
          <w:numId w:val="37"/>
        </w:numPr>
      </w:pPr>
      <w:r>
        <w:t>Serielles Terminal für die direkte Übertragung von Befehlen an die Waage</w:t>
      </w:r>
    </w:p>
    <w:p w:rsidR="001B1381" w:rsidRDefault="001B1381" w:rsidP="001B1381">
      <w:r>
        <w:t xml:space="preserve">Die Funktionen sollten in separate Bereiche gegliedert werden, um die Oberfläche übersichtlich zu gestalten. Nach dem erfolgreichen Anmelden sollte eine Oberfläche mit den wichtigsten, für die vorgesehenen Arbeitsschritte relevanten, Funktionen erscheinen. In diesem Bereich sollte die Auswahl einer Chemikalienlieferung aus der Datenbank sowie die Erfassung und manuelle Korrektur von aktuellen </w:t>
      </w:r>
      <w:proofErr w:type="spellStart"/>
      <w:r>
        <w:t>Wägewerten</w:t>
      </w:r>
      <w:proofErr w:type="spellEnd"/>
      <w:r>
        <w:t xml:space="preserve"> möglich sein. Die Speicherung der Einwaagen sollte, ebenfalls in diesem Bereich, entweder manuell über eine Bestätigung oder automatisch nach dem Erfassen der eingewogenen Gewichte erfolgen.</w:t>
      </w:r>
    </w:p>
    <w:p w:rsidR="001B1381" w:rsidRDefault="001B1381" w:rsidP="001B1381">
      <w:r>
        <w:t xml:space="preserve">In einem weiteren Bereich sollte die Konfiguration der seriellen Schnittstelle möglich sein. Dabei sollte die Auswahl der verwendeten Baudraten, Stopp- und Paritätsbits sowie des Handshakes und der Nummer des verwendeten seriellen Ports einzustellen sein. Weiterhin sollte in diesem Bereich ein einfaches serielles Terminal </w:t>
      </w:r>
      <w:r>
        <w:lastRenderedPageBreak/>
        <w:t>zu Verfügung gestellt werden, um die serielle Kommunikation mit der Waage zu überwachen und direkt Befehle an die Waage übertragen zu können.</w:t>
      </w:r>
    </w:p>
    <w:p w:rsidR="001B1381" w:rsidRDefault="001B1381" w:rsidP="001B1381">
      <w:r>
        <w:t>Zudem sollte ein Bereich für die Konfiguration der Datenbankverbindung bereitgestellt werden, in dem die Adresse, der verwendete Port sowie die Zugangsdaten für den zu verwendenden Datenbankbenutzer festzulegen sind.</w:t>
      </w:r>
    </w:p>
    <w:p w:rsidR="001B1381" w:rsidRDefault="001B1381" w:rsidP="001B1381">
      <w:r>
        <w:t>Alle getroffenen Einstellungen, für die serielle Schnittstelle wie für die Datenbankverbindung, sollten gespeichert und bei einem Neustart des Programmes wieder geladen werden. Das Passwort für den Datenbankzugriff sollte dabei verschlüsselt gespeichert werden.</w:t>
      </w:r>
    </w:p>
    <w:p w:rsidR="001B1381" w:rsidRDefault="001B1381" w:rsidP="001B1381">
      <w:pPr>
        <w:pStyle w:val="berschrift3"/>
      </w:pPr>
      <w:bookmarkStart w:id="43" w:name="_Toc487188855"/>
      <w:r>
        <w:t>3.2.2 Serielle Schnittstelle zur Waage</w:t>
      </w:r>
      <w:bookmarkEnd w:id="43"/>
    </w:p>
    <w:p w:rsidR="001B1381" w:rsidRDefault="001B1381" w:rsidP="001B1381">
      <w:r>
        <w:t>Als Anschluss am Rechner sollte eine COM-Port, eine RS</w:t>
      </w:r>
      <w:r w:rsidR="005562E8">
        <w:t>-</w:t>
      </w:r>
      <w:r>
        <w:t>232-Schnittstelle, verwendet werden. Dabei handelt es sich um einen 9-poligen seriellen Anschluss, der besonders bei Modems, aber früher auch bei Rechnern häufig integriert wurde. Es sollte zur Entwicklung der Software vorerst nur eine bestimmte Waage angeschlossen werden und eventuell später die Unterstützung verschiedener Waagen integriert werden. Für diesen Zweck sollte die Präzisionswaage KERN ABJ120-4M mit einem Computer verbunden und für die Einbindung in die Software konfiguriert werden.</w:t>
      </w:r>
    </w:p>
    <w:p w:rsidR="001B1381" w:rsidRDefault="001B1381" w:rsidP="001B1381">
      <w:r>
        <w:t>Es sollte anschließend ein Modul programmiert werden, über das die Kommunikation mit der Waage realisiert werden sollte. Dieses Modul sollte einerseits in der Lage sein, beliebige Befehle an die Waage zu senden und andererseits die empfangenen Informationen verarbeiten und an die grafische Bedienfläche der Software übergeben</w:t>
      </w:r>
      <w:r w:rsidR="003060CA">
        <w:t xml:space="preserve"> zu</w:t>
      </w:r>
      <w:r>
        <w:t xml:space="preserve"> können. Dieses Modul sollte auf den nativen Komponenten des .NET-Frameworks aufgebaut werden, um Kompatibilität mit jedem .NET-fähigen Betriebssystem zu gewährleisten.</w:t>
      </w:r>
    </w:p>
    <w:p w:rsidR="001B1381" w:rsidRDefault="001B1381" w:rsidP="001B1381">
      <w:pPr>
        <w:pStyle w:val="berschrift3"/>
      </w:pPr>
      <w:bookmarkStart w:id="44" w:name="_Toc487188856"/>
      <w:r>
        <w:t>3.2.3 Datenbankschnittstelle</w:t>
      </w:r>
      <w:bookmarkEnd w:id="44"/>
    </w:p>
    <w:p w:rsidR="006231E1" w:rsidRDefault="001B1381" w:rsidP="006231E1">
      <w:r>
        <w:t>In dem .NET-Framework</w:t>
      </w:r>
      <w:r w:rsidR="00300B7E">
        <w:t xml:space="preserve"> Version 4.6</w:t>
      </w:r>
      <w:r>
        <w:t xml:space="preserve"> sind keine Treiber für die Verbindung mit MySQL-Datenbanken vorhanden, deshalb sollte für dieses Modul auf frei erhältliche Software aus Open-Source-Projekten zurückgegriffen werden. Mithilfe dieser Software sollte ein Modul entwickelt werden, dass auf lokale und externe MySQL-Datenbanken zugreifen kann. Das Modul sollte die wichtigsten Befehle, wie das gefilterte Abrufen von Chemikalienlieferungen und das Eintragen </w:t>
      </w:r>
      <w:r w:rsidR="003060CA">
        <w:t xml:space="preserve">vom </w:t>
      </w:r>
      <w:r>
        <w:lastRenderedPageBreak/>
        <w:t>Chemikalienverbrauch, bereitstellen. Das Modul sollte dabei eine Abstraktionsschicht zwischen der Benutzeroberfläche und der Datenbank darstellen, um die Ausführung von ungewollten und potentiell schädlichen SQL-Befehlen durch die Nutzer zu verhindern.</w:t>
      </w:r>
      <w:r w:rsidR="006231E1">
        <w:br w:type="page"/>
      </w:r>
    </w:p>
    <w:p w:rsidR="001B1381" w:rsidRDefault="001B1381" w:rsidP="001B1381">
      <w:pPr>
        <w:pStyle w:val="berschrift1"/>
      </w:pPr>
      <w:bookmarkStart w:id="45" w:name="_Toc487188857"/>
      <w:r>
        <w:lastRenderedPageBreak/>
        <w:t>4 Geräte und Software</w:t>
      </w:r>
      <w:bookmarkEnd w:id="45"/>
    </w:p>
    <w:p w:rsidR="001B1381" w:rsidRDefault="001B1381" w:rsidP="001B1381">
      <w:r>
        <w:t>Für diese Arbeit wurde eine Präzisionswaage des Modells ABJ120-4M von KERN verwendet. Für die Programmierung wurden die folgenden Entwicklungsumgebungen verwendet:</w:t>
      </w:r>
    </w:p>
    <w:p w:rsidR="001B1381" w:rsidRDefault="001B1381" w:rsidP="001B1381">
      <w:pPr>
        <w:pStyle w:val="Beschriftung"/>
        <w:keepNext/>
      </w:pPr>
      <w:bookmarkStart w:id="46" w:name="_Toc487188897"/>
      <w:r>
        <w:t xml:space="preserve">Tabelle </w:t>
      </w:r>
      <w:fldSimple w:instr=" SEQ Tabelle \* ARABIC ">
        <w:r w:rsidR="00F97B34">
          <w:rPr>
            <w:noProof/>
          </w:rPr>
          <w:t>1</w:t>
        </w:r>
      </w:fldSimple>
      <w:r>
        <w:t>: Liste der verwendeten Entwicklungsumgebungen</w:t>
      </w:r>
      <w:bookmarkEnd w:id="46"/>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r>
              <w:t>Visual Studio C# 2010 Express</w:t>
            </w:r>
          </w:p>
        </w:tc>
        <w:tc>
          <w:tcPr>
            <w:tcW w:w="2408" w:type="pct"/>
          </w:tcPr>
          <w:p w:rsidR="001B1381" w:rsidRDefault="001B1381" w:rsidP="000135C3">
            <w:r>
              <w:t>Microsoft Corporation</w:t>
            </w:r>
          </w:p>
        </w:tc>
      </w:tr>
      <w:tr w:rsidR="001B1381" w:rsidTr="000135C3">
        <w:tc>
          <w:tcPr>
            <w:tcW w:w="2592" w:type="pct"/>
          </w:tcPr>
          <w:p w:rsidR="001B1381" w:rsidRDefault="001B1381" w:rsidP="000135C3">
            <w:r>
              <w:t>Visual Studio Community 2017</w:t>
            </w:r>
          </w:p>
        </w:tc>
        <w:tc>
          <w:tcPr>
            <w:tcW w:w="2408" w:type="pct"/>
          </w:tcPr>
          <w:p w:rsidR="001B1381" w:rsidRDefault="001B1381" w:rsidP="000135C3">
            <w:r>
              <w:t>Microsoft Corporation</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proofErr w:type="spellStart"/>
            <w:r>
              <w:t>Net</w:t>
            </w:r>
            <w:r w:rsidR="005562E8">
              <w:t>B</w:t>
            </w:r>
            <w:r>
              <w:t>eans</w:t>
            </w:r>
            <w:proofErr w:type="spellEnd"/>
            <w:r>
              <w:t xml:space="preserve"> IDE</w:t>
            </w:r>
          </w:p>
        </w:tc>
        <w:tc>
          <w:tcPr>
            <w:tcW w:w="2408" w:type="pct"/>
          </w:tcPr>
          <w:p w:rsidR="001B1381" w:rsidRDefault="001B1381" w:rsidP="000135C3">
            <w:r>
              <w:t>Oracle Corporation</w:t>
            </w:r>
          </w:p>
        </w:tc>
      </w:tr>
      <w:tr w:rsidR="001B1381" w:rsidTr="000135C3">
        <w:tc>
          <w:tcPr>
            <w:tcW w:w="2592" w:type="pct"/>
          </w:tcPr>
          <w:p w:rsidR="001B1381" w:rsidRDefault="001B1381" w:rsidP="000135C3">
            <w:proofErr w:type="spellStart"/>
            <w:r>
              <w:t>PhpStorm</w:t>
            </w:r>
            <w:proofErr w:type="spellEnd"/>
          </w:p>
        </w:tc>
        <w:tc>
          <w:tcPr>
            <w:tcW w:w="2408" w:type="pct"/>
          </w:tcPr>
          <w:p w:rsidR="001B1381" w:rsidRDefault="001B1381" w:rsidP="000135C3">
            <w:proofErr w:type="spellStart"/>
            <w:r>
              <w:t>JetBrains</w:t>
            </w:r>
            <w:proofErr w:type="spellEnd"/>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tc>
        <w:tc>
          <w:tcPr>
            <w:tcW w:w="2408" w:type="pct"/>
          </w:tcPr>
          <w:p w:rsidR="001B1381" w:rsidRDefault="001B1381" w:rsidP="000135C3"/>
        </w:tc>
      </w:tr>
    </w:tbl>
    <w:p w:rsidR="001B1381" w:rsidRDefault="001B1381" w:rsidP="001B1381"/>
    <w:p w:rsidR="001B1381" w:rsidRDefault="001B1381" w:rsidP="001B1381">
      <w:r>
        <w:t>Weiterhin wurden im Zuge der Softwareentwicklung die folgenden Werkzeuge und Softwarepakete genutzt:</w:t>
      </w:r>
    </w:p>
    <w:p w:rsidR="001B1381" w:rsidRDefault="001B1381" w:rsidP="001B1381">
      <w:pPr>
        <w:pStyle w:val="Beschriftung"/>
        <w:keepNext/>
      </w:pPr>
      <w:bookmarkStart w:id="47" w:name="_Toc487188898"/>
      <w:r>
        <w:t xml:space="preserve">Tabelle </w:t>
      </w:r>
      <w:fldSimple w:instr=" SEQ Tabelle \* ARABIC ">
        <w:r w:rsidR="00F97B34">
          <w:rPr>
            <w:noProof/>
          </w:rPr>
          <w:t>2</w:t>
        </w:r>
      </w:fldSimple>
      <w:r>
        <w:t>: Liste der verwendeten Softwarepakete und Programmierwerkzeuge</w:t>
      </w:r>
      <w:bookmarkEnd w:id="47"/>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proofErr w:type="spellStart"/>
            <w:r>
              <w:t>Pu</w:t>
            </w:r>
            <w:r w:rsidR="005562E8">
              <w:t>TTY</w:t>
            </w:r>
            <w:proofErr w:type="spellEnd"/>
          </w:p>
        </w:tc>
        <w:tc>
          <w:tcPr>
            <w:tcW w:w="2408" w:type="pct"/>
          </w:tcPr>
          <w:p w:rsidR="001B1381" w:rsidRDefault="001B1381" w:rsidP="000135C3">
            <w:r>
              <w:t xml:space="preserve">Simon </w:t>
            </w:r>
            <w:proofErr w:type="spellStart"/>
            <w:r>
              <w:t>Tatham</w:t>
            </w:r>
            <w:proofErr w:type="spellEnd"/>
          </w:p>
        </w:tc>
      </w:tr>
      <w:tr w:rsidR="001B1381" w:rsidTr="000135C3">
        <w:tc>
          <w:tcPr>
            <w:tcW w:w="2592" w:type="pct"/>
          </w:tcPr>
          <w:p w:rsidR="001B1381" w:rsidRDefault="001B1381" w:rsidP="000135C3">
            <w:r>
              <w:t>Connector/Net</w:t>
            </w:r>
          </w:p>
        </w:tc>
        <w:tc>
          <w:tcPr>
            <w:tcW w:w="2408" w:type="pct"/>
          </w:tcPr>
          <w:p w:rsidR="001B1381" w:rsidRDefault="002B7CD7" w:rsidP="000135C3">
            <w:r>
              <w:t>Oracle Corp.</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proofErr w:type="spellStart"/>
            <w:r w:rsidRPr="00253154">
              <w:t>Blowfish</w:t>
            </w:r>
            <w:proofErr w:type="spellEnd"/>
            <w:r w:rsidRPr="00253154">
              <w:t xml:space="preserve"> Block </w:t>
            </w:r>
            <w:proofErr w:type="spellStart"/>
            <w:r w:rsidRPr="00253154">
              <w:t>Cipher</w:t>
            </w:r>
            <w:proofErr w:type="spellEnd"/>
            <w:r>
              <w:t xml:space="preserve"> C#</w:t>
            </w:r>
          </w:p>
        </w:tc>
        <w:tc>
          <w:tcPr>
            <w:tcW w:w="2408" w:type="pct"/>
          </w:tcPr>
          <w:p w:rsidR="001B1381" w:rsidRDefault="001B1381" w:rsidP="000135C3">
            <w:r>
              <w:t>Defuse.ca</w:t>
            </w:r>
          </w:p>
        </w:tc>
      </w:tr>
      <w:tr w:rsidR="001B1381" w:rsidTr="000135C3">
        <w:tc>
          <w:tcPr>
            <w:tcW w:w="2592" w:type="pct"/>
          </w:tcPr>
          <w:p w:rsidR="001B1381" w:rsidRDefault="001B1381" w:rsidP="000135C3">
            <w:proofErr w:type="spellStart"/>
            <w:r>
              <w:t>XDebug</w:t>
            </w:r>
            <w:proofErr w:type="spellEnd"/>
          </w:p>
        </w:tc>
        <w:tc>
          <w:tcPr>
            <w:tcW w:w="2408" w:type="pct"/>
          </w:tcPr>
          <w:p w:rsidR="001B1381" w:rsidRDefault="001B1381" w:rsidP="000135C3">
            <w:r>
              <w:t xml:space="preserve">Derick </w:t>
            </w:r>
            <w:proofErr w:type="spellStart"/>
            <w:r>
              <w:t>Rethans</w:t>
            </w:r>
            <w:proofErr w:type="spellEnd"/>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r>
              <w:t>D</w:t>
            </w:r>
            <w:r w:rsidR="005562E8">
              <w:t>B</w:t>
            </w:r>
            <w:r>
              <w:t xml:space="preserve"> Designer </w:t>
            </w:r>
            <w:proofErr w:type="spellStart"/>
            <w:r>
              <w:t>Fork</w:t>
            </w:r>
            <w:proofErr w:type="spellEnd"/>
          </w:p>
        </w:tc>
        <w:tc>
          <w:tcPr>
            <w:tcW w:w="2408" w:type="pct"/>
          </w:tcPr>
          <w:p w:rsidR="001B1381" w:rsidRDefault="001B1381" w:rsidP="000135C3">
            <w:r>
              <w:t>Fabian Becker</w:t>
            </w:r>
          </w:p>
        </w:tc>
      </w:tr>
      <w:tr w:rsidR="00051EE0" w:rsidTr="000135C3">
        <w:tc>
          <w:tcPr>
            <w:tcW w:w="2592" w:type="pct"/>
          </w:tcPr>
          <w:p w:rsidR="00051EE0" w:rsidRDefault="00051EE0" w:rsidP="005562E8">
            <w:proofErr w:type="spellStart"/>
            <w:r>
              <w:t>jQuery</w:t>
            </w:r>
            <w:proofErr w:type="spellEnd"/>
          </w:p>
        </w:tc>
        <w:tc>
          <w:tcPr>
            <w:tcW w:w="2408" w:type="pct"/>
          </w:tcPr>
          <w:p w:rsidR="00051EE0" w:rsidRDefault="00051EE0" w:rsidP="000135C3">
            <w:proofErr w:type="spellStart"/>
            <w:r>
              <w:t>jQuery</w:t>
            </w:r>
            <w:proofErr w:type="spellEnd"/>
            <w:r>
              <w:t xml:space="preserve"> Team</w:t>
            </w:r>
          </w:p>
        </w:tc>
      </w:tr>
      <w:tr w:rsidR="004C1B24"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4C1B24" w:rsidRDefault="004C1B24" w:rsidP="005562E8">
            <w:r>
              <w:t>MySQL Dumper</w:t>
            </w:r>
          </w:p>
        </w:tc>
        <w:tc>
          <w:tcPr>
            <w:tcW w:w="2408" w:type="pct"/>
          </w:tcPr>
          <w:p w:rsidR="004C1B24" w:rsidRDefault="00510443" w:rsidP="000135C3">
            <w:r>
              <w:t>Daniel Schlichtholz</w:t>
            </w:r>
          </w:p>
        </w:tc>
      </w:tr>
      <w:tr w:rsidR="00AF612C" w:rsidTr="000135C3">
        <w:tc>
          <w:tcPr>
            <w:tcW w:w="2592" w:type="pct"/>
          </w:tcPr>
          <w:p w:rsidR="00AF612C" w:rsidRDefault="00AF612C" w:rsidP="005562E8">
            <w:r>
              <w:t>XAMPP</w:t>
            </w:r>
          </w:p>
        </w:tc>
        <w:tc>
          <w:tcPr>
            <w:tcW w:w="2408" w:type="pct"/>
          </w:tcPr>
          <w:p w:rsidR="00AF612C" w:rsidRDefault="00AF612C" w:rsidP="000135C3">
            <w:r>
              <w:t xml:space="preserve">Apache </w:t>
            </w:r>
            <w:proofErr w:type="spellStart"/>
            <w:r>
              <w:t>Friends</w:t>
            </w:r>
            <w:proofErr w:type="spellEnd"/>
          </w:p>
        </w:tc>
      </w:tr>
    </w:tbl>
    <w:p w:rsidR="001B1381" w:rsidRDefault="001B1381" w:rsidP="001B1381"/>
    <w:p w:rsidR="006231E1" w:rsidRDefault="006231E1">
      <w:pPr>
        <w:spacing w:line="276" w:lineRule="auto"/>
        <w:jc w:val="left"/>
        <w:rPr>
          <w:rFonts w:eastAsiaTheme="majorEastAsia" w:cstheme="majorBidi"/>
          <w:b/>
          <w:bCs/>
          <w:sz w:val="36"/>
          <w:szCs w:val="28"/>
        </w:rPr>
      </w:pPr>
      <w:r>
        <w:br w:type="page"/>
      </w:r>
    </w:p>
    <w:p w:rsidR="001B1381" w:rsidRDefault="001B1381" w:rsidP="001B1381">
      <w:pPr>
        <w:pStyle w:val="berschrift1"/>
      </w:pPr>
      <w:bookmarkStart w:id="48" w:name="_Toc487188858"/>
      <w:r>
        <w:lastRenderedPageBreak/>
        <w:t>5 Implementation</w:t>
      </w:r>
      <w:bookmarkEnd w:id="48"/>
    </w:p>
    <w:p w:rsidR="001B1381" w:rsidRDefault="001B1381" w:rsidP="001B1381">
      <w:pPr>
        <w:pStyle w:val="berschrift2"/>
      </w:pPr>
      <w:bookmarkStart w:id="49" w:name="_Toc487188859"/>
      <w:r>
        <w:t>5.1 Serverseitig</w:t>
      </w:r>
      <w:bookmarkEnd w:id="49"/>
    </w:p>
    <w:p w:rsidR="001B1381" w:rsidRDefault="001B1381" w:rsidP="001B1381">
      <w:pPr>
        <w:pStyle w:val="berschrift3"/>
      </w:pPr>
      <w:bookmarkStart w:id="50" w:name="_Toc487188860"/>
      <w:r>
        <w:t>5.1.1 Datenbank- und Speicherstruktur</w:t>
      </w:r>
      <w:bookmarkEnd w:id="50"/>
    </w:p>
    <w:p w:rsidR="001B1381" w:rsidRDefault="001B1381" w:rsidP="001B1381">
      <w:r>
        <w:t xml:space="preserve">Die unter </w:t>
      </w:r>
      <w:r w:rsidRPr="006231E1">
        <w:t>3.1.1</w:t>
      </w:r>
      <w:r>
        <w:t xml:space="preserve"> beschriebene Datenbankstruktur wurde während des Programmierprozesses mehrfach verändert, um weitere Funktionen implementieren zu können. Die finale </w:t>
      </w:r>
      <w:r w:rsidR="00E87359">
        <w:t>Struktur</w:t>
      </w:r>
      <w:r>
        <w:t xml:space="preserve"> der </w:t>
      </w:r>
      <w:r w:rsidR="00BA5366">
        <w:t>Datenbank</w:t>
      </w:r>
      <w:r>
        <w:t xml:space="preserve"> ist in </w:t>
      </w:r>
      <w:r>
        <w:fldChar w:fldCharType="begin"/>
      </w:r>
      <w:r>
        <w:instrText xml:space="preserve"> REF _Ref484093904 \h </w:instrText>
      </w:r>
      <w:r>
        <w:fldChar w:fldCharType="separate"/>
      </w:r>
      <w:r w:rsidR="00F97B34">
        <w:t xml:space="preserve">Abbildung </w:t>
      </w:r>
      <w:r w:rsidR="00F97B34">
        <w:rPr>
          <w:noProof/>
        </w:rPr>
        <w:t>10</w:t>
      </w:r>
      <w:r>
        <w:fldChar w:fldCharType="end"/>
      </w:r>
      <w:r>
        <w:t xml:space="preserve"> gezeigt:</w:t>
      </w:r>
    </w:p>
    <w:p w:rsidR="001B1381" w:rsidRDefault="001B1381" w:rsidP="001B1381">
      <w:pPr>
        <w:keepNext/>
      </w:pPr>
      <w:r>
        <w:rPr>
          <w:noProof/>
          <w:lang w:eastAsia="de-DE"/>
        </w:rPr>
        <w:drawing>
          <wp:inline distT="0" distB="0" distL="0" distR="0" wp14:anchorId="4332DF64" wp14:editId="11B0CCCF">
            <wp:extent cx="5873579" cy="5630034"/>
            <wp:effectExtent l="0" t="0" r="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3651" cy="5630103"/>
                    </a:xfrm>
                    <a:prstGeom prst="rect">
                      <a:avLst/>
                    </a:prstGeom>
                    <a:noFill/>
                    <a:ln>
                      <a:noFill/>
                    </a:ln>
                  </pic:spPr>
                </pic:pic>
              </a:graphicData>
            </a:graphic>
          </wp:inline>
        </w:drawing>
      </w:r>
    </w:p>
    <w:p w:rsidR="001B1381" w:rsidRDefault="001B1381" w:rsidP="001B1381">
      <w:pPr>
        <w:pStyle w:val="Beschriftung"/>
      </w:pPr>
      <w:bookmarkStart w:id="51" w:name="_Ref484093904"/>
      <w:bookmarkStart w:id="52" w:name="_Toc487188886"/>
      <w:r>
        <w:t xml:space="preserve">Abbildung </w:t>
      </w:r>
      <w:fldSimple w:instr=" SEQ Abbildung \* ARABIC ">
        <w:r w:rsidR="00F97B34">
          <w:rPr>
            <w:noProof/>
          </w:rPr>
          <w:t>10</w:t>
        </w:r>
      </w:fldSimple>
      <w:bookmarkEnd w:id="51"/>
      <w:r>
        <w:t>: Implementierte Datenbankstruktur des Chemikalienverzeichnisses mit Attributen und zugehörigen Datentypen</w:t>
      </w:r>
      <w:bookmarkEnd w:id="52"/>
    </w:p>
    <w:p w:rsidR="001B1381" w:rsidRDefault="001B1381" w:rsidP="001B1381">
      <w:r>
        <w:t xml:space="preserve">Verglichen mit der Konzeption, in </w:t>
      </w:r>
      <w:r>
        <w:fldChar w:fldCharType="begin"/>
      </w:r>
      <w:r>
        <w:instrText xml:space="preserve"> REF _Ref482882933 \h </w:instrText>
      </w:r>
      <w:r>
        <w:fldChar w:fldCharType="separate"/>
      </w:r>
      <w:r w:rsidR="00F97B34">
        <w:t xml:space="preserve">Abbildung </w:t>
      </w:r>
      <w:r w:rsidR="00F97B34">
        <w:rPr>
          <w:noProof/>
        </w:rPr>
        <w:t>9</w:t>
      </w:r>
      <w:r>
        <w:fldChar w:fldCharType="end"/>
      </w:r>
      <w:r>
        <w:t xml:space="preserve"> gezeigt, wurde</w:t>
      </w:r>
      <w:r w:rsidR="00750A42">
        <w:t>n</w:t>
      </w:r>
      <w:r>
        <w:t xml:space="preserve"> in der finalen Struktur 4 weitere Tabellen integriert sowie jeweils ein zusätzliches Attribut in die Tabellen </w:t>
      </w:r>
      <w:r>
        <w:lastRenderedPageBreak/>
        <w:t>„</w:t>
      </w:r>
      <w:r w:rsidRPr="00574DA0">
        <w:rPr>
          <w:rStyle w:val="TechnicalZchn"/>
        </w:rPr>
        <w:t>Lieferung</w:t>
      </w:r>
      <w:r>
        <w:t>“ und „</w:t>
      </w:r>
      <w:r w:rsidRPr="00574DA0">
        <w:rPr>
          <w:rStyle w:val="TechnicalZchn"/>
        </w:rPr>
        <w:t>Stoffe</w:t>
      </w:r>
      <w:r>
        <w:t>“ eingetragen. Es wurde eine Tabelle für Rezepte angelegt, in denen häufig genutzte Stoffzusammensetzungen erfasst und mit einer Beschreibung gespeichert werden können. Um eine variable Anzahl von Stoffen einem Rezept zuzuordnen, wurde eine Zwischentabelle namens „</w:t>
      </w:r>
      <w:proofErr w:type="spellStart"/>
      <w:r w:rsidRPr="00574DA0">
        <w:rPr>
          <w:rStyle w:val="TechnicalZchn"/>
        </w:rPr>
        <w:t>Rezept_Stoff</w:t>
      </w:r>
      <w:proofErr w:type="spellEnd"/>
      <w:r>
        <w:t>“ implementiert, in der eine bestimmte Stoff-ID mit einer Rezept-ID verknüpft werden kann. Weiterhin w</w:t>
      </w:r>
      <w:r w:rsidR="00750A42">
        <w:t>u</w:t>
      </w:r>
      <w:r>
        <w:t>rd</w:t>
      </w:r>
      <w:r w:rsidR="00750A42">
        <w:t>e</w:t>
      </w:r>
      <w:r>
        <w:t xml:space="preserve"> in dieser Tabelle die benötigte Menge gespeichert. Die Masse w</w:t>
      </w:r>
      <w:r w:rsidR="00750A42">
        <w:t>u</w:t>
      </w:r>
      <w:r>
        <w:t>rd</w:t>
      </w:r>
      <w:r w:rsidR="00750A42">
        <w:t>e</w:t>
      </w:r>
      <w:r>
        <w:t xml:space="preserve"> aus einer Gleitkommazahl und einer Einheit gebildet, wobei die Einheit in einer weiteren Tabelle gespeichert w</w:t>
      </w:r>
      <w:r w:rsidR="00750A42">
        <w:t>u</w:t>
      </w:r>
      <w:r>
        <w:t>rd</w:t>
      </w:r>
      <w:r w:rsidR="00750A42">
        <w:t>e</w:t>
      </w:r>
      <w:r>
        <w:t>. Zusätzlich zu der Einheit w</w:t>
      </w:r>
      <w:r w:rsidR="000C02CF">
        <w:t>u</w:t>
      </w:r>
      <w:r>
        <w:t>rd</w:t>
      </w:r>
      <w:r w:rsidR="000C02CF">
        <w:t>e</w:t>
      </w:r>
      <w:r>
        <w:t xml:space="preserve"> eine Gleitkommazahl, „</w:t>
      </w:r>
      <w:proofErr w:type="spellStart"/>
      <w:r w:rsidRPr="00574DA0">
        <w:rPr>
          <w:rStyle w:val="TechnicalZchn"/>
        </w:rPr>
        <w:t>zuGramm</w:t>
      </w:r>
      <w:proofErr w:type="spellEnd"/>
      <w:r>
        <w:t xml:space="preserve">“, gespeichert, die das Verhältnis der Einheit zu Gramm angibt, beispielsweise 0,001 für mg oder </w:t>
      </w:r>
      <w:r w:rsidRPr="00BB45B6">
        <w:t>0,035274</w:t>
      </w:r>
      <w:r>
        <w:t xml:space="preserve"> für Unzen. Einheiten, die nicht in Gramm umgerechnet werden können, w</w:t>
      </w:r>
      <w:r w:rsidR="000C02CF">
        <w:t>urden mit einem Faktor von </w:t>
      </w:r>
      <w:r>
        <w:t>0 gespeichert. Das Attribut „</w:t>
      </w:r>
      <w:r w:rsidRPr="00574DA0">
        <w:rPr>
          <w:rStyle w:val="TechnicalZchn"/>
        </w:rPr>
        <w:t>Gewicht</w:t>
      </w:r>
      <w:r>
        <w:t xml:space="preserve">“ </w:t>
      </w:r>
      <w:r w:rsidR="001B5461">
        <w:t>war</w:t>
      </w:r>
      <w:r>
        <w:t xml:space="preserve"> ein Wahrheitswert, der angibt, ob die Einheit ein Gewicht darstellt.</w:t>
      </w:r>
    </w:p>
    <w:p w:rsidR="001B1381" w:rsidRDefault="001B1381" w:rsidP="001B1381">
      <w:r>
        <w:t xml:space="preserve">In der Tabelle </w:t>
      </w:r>
      <w:r w:rsidR="001B5461">
        <w:t>„</w:t>
      </w:r>
      <w:r w:rsidRPr="001B5461">
        <w:rPr>
          <w:rStyle w:val="TechnicalZchn"/>
        </w:rPr>
        <w:t>Verbrauch</w:t>
      </w:r>
      <w:r w:rsidR="001B5461">
        <w:t>“ wu</w:t>
      </w:r>
      <w:r>
        <w:t>rd</w:t>
      </w:r>
      <w:r w:rsidR="001B5461">
        <w:t>e</w:t>
      </w:r>
      <w:r>
        <w:t xml:space="preserve"> jede registrierte Nutzung von Chemikalien aufgezeichnet, einschließlich der Menge und dem Zeitpunkt der Einwaage. Anhand der Eint</w:t>
      </w:r>
      <w:r w:rsidR="001B5461">
        <w:t>räge in die Verbrauchstabelle k</w:t>
      </w:r>
      <w:r w:rsidR="00750A42">
        <w:t>ö</w:t>
      </w:r>
      <w:r>
        <w:t>nn</w:t>
      </w:r>
      <w:r w:rsidR="001B5461">
        <w:t>t</w:t>
      </w:r>
      <w:r>
        <w:t>en später Statistiken zur Chemikaliennutzung erstellt oder die genauen Einwaagen eines hergestellten Reagenz nachvollzogen werden. Weiterhin könnte anhand dieser Tabelle der, in den Lieferungen gespeicherte, Restbestand der Chemikalienlieferungen korrigiert oder neu berechnet werden, wenn ein Fehler in der Verbrauchshistorie festgestellt werden sollte</w:t>
      </w:r>
      <w:r w:rsidR="001B5461">
        <w:t>.</w:t>
      </w:r>
    </w:p>
    <w:p w:rsidR="003C192D" w:rsidRDefault="001B1381" w:rsidP="001B1381">
      <w:r>
        <w:t xml:space="preserve">Zu jedem Rezept sowie zu jeder Lieferung und </w:t>
      </w:r>
      <w:r w:rsidR="001B5461">
        <w:t>jedem eingetragenen Verbrauch wu</w:t>
      </w:r>
      <w:r>
        <w:t>rd</w:t>
      </w:r>
      <w:r w:rsidR="001B5461">
        <w:t>e</w:t>
      </w:r>
      <w:r>
        <w:t xml:space="preserve"> außerdem gespeichert, welcher Bearbeiter für den Eintrag verantwortlich war. Zu den gespeicherten Stoffen k</w:t>
      </w:r>
      <w:r w:rsidR="00750A42">
        <w:t>o</w:t>
      </w:r>
      <w:r>
        <w:t>nn</w:t>
      </w:r>
      <w:r w:rsidR="00750A42">
        <w:t>t</w:t>
      </w:r>
      <w:r>
        <w:t xml:space="preserve">en </w:t>
      </w:r>
      <w:r w:rsidR="00750A42">
        <w:t>außerdem</w:t>
      </w:r>
      <w:r>
        <w:t xml:space="preserve"> alternative Namen eingetragen werden, um die Suche nach bestimmten Chemikalien z</w:t>
      </w:r>
      <w:r w:rsidR="001B5461">
        <w:t>u erleichtern. Beispielsweise ko</w:t>
      </w:r>
      <w:r>
        <w:t>nn</w:t>
      </w:r>
      <w:r w:rsidR="001B5461">
        <w:t>t</w:t>
      </w:r>
      <w:r>
        <w:t>en in diesem Attribut Abkürzungen und umgangssprachliche Bezeichnungen vermerkt werden oder die Namen in verschiedenen Übersetzungen eingespeichert werden.</w:t>
      </w:r>
    </w:p>
    <w:p w:rsidR="003C192D" w:rsidRDefault="003C192D">
      <w:pPr>
        <w:spacing w:line="276" w:lineRule="auto"/>
        <w:jc w:val="left"/>
      </w:pPr>
      <w:r>
        <w:br w:type="page"/>
      </w:r>
    </w:p>
    <w:p w:rsidR="001B1381" w:rsidRDefault="001B1381" w:rsidP="001B1381">
      <w:pPr>
        <w:pStyle w:val="berschrift3"/>
      </w:pPr>
      <w:bookmarkStart w:id="53" w:name="_Toc487188861"/>
      <w:r>
        <w:lastRenderedPageBreak/>
        <w:t>5.1.2 Webinterface</w:t>
      </w:r>
      <w:bookmarkEnd w:id="53"/>
    </w:p>
    <w:p w:rsidR="001B1381" w:rsidRDefault="001B1381" w:rsidP="001B1381">
      <w:r>
        <w:t xml:space="preserve">Das Webinterface wurde, wie unter 3.1.2 beschrieben, implementiert. Die Anmeldung erfolgte über einen firmeninternen Authentifikationsserver, der die Benutzer- und Rechteverwaltung der Anwender übernimmt. Für den Zugang zu dem Webinterface </w:t>
      </w:r>
      <w:r w:rsidR="001B5461">
        <w:t>war</w:t>
      </w:r>
      <w:r>
        <w:t xml:space="preserve"> ein Account in dem firmeninternen Netzwerk nötig, der in einer definierten Nutzergruppe des Laborpersonals eingetragen sein muss</w:t>
      </w:r>
      <w:r w:rsidR="00315B68">
        <w:t>te</w:t>
      </w:r>
      <w:r>
        <w:t xml:space="preserve">. </w:t>
      </w:r>
      <w:r w:rsidR="00315B68">
        <w:t>War</w:t>
      </w:r>
      <w:r>
        <w:t xml:space="preserve"> der Account Teil der Administratorengruppe für die Chemikaliendatenbank, erh</w:t>
      </w:r>
      <w:r w:rsidR="00315B68">
        <w:t>ie</w:t>
      </w:r>
      <w:r>
        <w:t>lt er bei der Anmeldung zusätzlich Zugang zu dem administrativen Bereich der Nutzeroberfläche. Die Zugangsrechte und der Name des Benutzers w</w:t>
      </w:r>
      <w:r w:rsidR="00315B68">
        <w:t>u</w:t>
      </w:r>
      <w:r>
        <w:t xml:space="preserve">rden daraufhin in der Sitzung des Browsers gespeichert und </w:t>
      </w:r>
      <w:r w:rsidR="00315B68">
        <w:t xml:space="preserve">waren </w:t>
      </w:r>
      <w:r>
        <w:t>gültig, bis der Browser geschlossen w</w:t>
      </w:r>
      <w:r w:rsidR="00315B68">
        <w:t>u</w:t>
      </w:r>
      <w:r>
        <w:t>rd</w:t>
      </w:r>
      <w:r w:rsidR="00286743">
        <w:t>e</w:t>
      </w:r>
      <w:r>
        <w:t xml:space="preserve"> oder die Session-Variable, beispielsweise durch eine Abmeldung von </w:t>
      </w:r>
      <w:r w:rsidR="00315B68">
        <w:t>der Oberfläche, zurückgesetzt wu</w:t>
      </w:r>
      <w:r>
        <w:t>rd</w:t>
      </w:r>
      <w:r w:rsidR="00315B68">
        <w:t>e</w:t>
      </w:r>
      <w:r>
        <w:t>.</w:t>
      </w:r>
    </w:p>
    <w:p w:rsidR="001B1381" w:rsidRDefault="001B1381" w:rsidP="001B1381">
      <w:r>
        <w:t>Die Verwendung der Tabelle „</w:t>
      </w:r>
      <w:r w:rsidRPr="00DA6561">
        <w:rPr>
          <w:rStyle w:val="TechnicalZchn"/>
        </w:rPr>
        <w:t>Nutzer</w:t>
      </w:r>
      <w:r>
        <w:t>“ für die Nutzerverwaltung, wie in der Konzeption vorgesehen, wurde ebenfalls implementiert, allerdings zugunsten der Integration in die firmeninterne Nutzerverwaltung deaktiviert.</w:t>
      </w:r>
    </w:p>
    <w:p w:rsidR="001B1381" w:rsidRDefault="001B1381" w:rsidP="001B1381">
      <w:r>
        <w:t>Nach der Anmeldung w</w:t>
      </w:r>
      <w:r w:rsidR="00315B68">
        <w:t>u</w:t>
      </w:r>
      <w:r>
        <w:t>rd</w:t>
      </w:r>
      <w:r w:rsidR="00315B68">
        <w:t>e</w:t>
      </w:r>
      <w:r>
        <w:t xml:space="preserve"> der Nutzer auf eine Übersichtsseite weitergeleitet, die alle aktuell eingetragenen Lieferungen anzeigt. Ein Ausschnitt der Übersichtsseite ist in </w:t>
      </w:r>
      <w:r>
        <w:fldChar w:fldCharType="begin"/>
      </w:r>
      <w:r>
        <w:instrText xml:space="preserve"> REF _Ref484166229 \h </w:instrText>
      </w:r>
      <w:r>
        <w:fldChar w:fldCharType="separate"/>
      </w:r>
      <w:r w:rsidR="00F97B34">
        <w:t xml:space="preserve">Abbildung </w:t>
      </w:r>
      <w:r w:rsidR="00F97B34">
        <w:rPr>
          <w:noProof/>
        </w:rPr>
        <w:t>11</w:t>
      </w:r>
      <w:r>
        <w:fldChar w:fldCharType="end"/>
      </w:r>
      <w:r>
        <w:t xml:space="preserve"> gezeigt.</w:t>
      </w:r>
    </w:p>
    <w:p w:rsidR="001B1381" w:rsidRDefault="001E71E3" w:rsidP="001B1381">
      <w:pPr>
        <w:keepNext/>
      </w:pPr>
      <w:r>
        <w:rPr>
          <w:noProof/>
          <w:lang w:eastAsia="de-DE"/>
        </w:rPr>
        <w:drawing>
          <wp:inline distT="0" distB="0" distL="0" distR="0">
            <wp:extent cx="5753100" cy="30289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rsidR="001B1381" w:rsidRDefault="001B1381" w:rsidP="001B1381">
      <w:pPr>
        <w:pStyle w:val="Beschriftung"/>
      </w:pPr>
      <w:bookmarkStart w:id="54" w:name="_Ref484166229"/>
      <w:bookmarkStart w:id="55" w:name="_Toc487188887"/>
      <w:r>
        <w:t xml:space="preserve">Abbildung </w:t>
      </w:r>
      <w:fldSimple w:instr=" SEQ Abbildung \* ARABIC ">
        <w:r w:rsidR="00F97B34">
          <w:rPr>
            <w:noProof/>
          </w:rPr>
          <w:t>11</w:t>
        </w:r>
      </w:fldSimple>
      <w:bookmarkEnd w:id="54"/>
      <w:r>
        <w:t>: Ausschnitt der Übersichtsseite für die gefilterte Anzeige von Chemikalienlieferungen</w:t>
      </w:r>
      <w:bookmarkEnd w:id="55"/>
    </w:p>
    <w:p w:rsidR="001B1381" w:rsidRDefault="001B1381" w:rsidP="001B1381">
      <w:r>
        <w:lastRenderedPageBreak/>
        <w:t xml:space="preserve">Unter der Kopfzeile und der Navigationsleiste wurde das Formular für die Filterfunktion positioniert. </w:t>
      </w:r>
      <w:r w:rsidR="00476029">
        <w:t>Als Filter wurden die Attribute (Chemikalien-)„</w:t>
      </w:r>
      <w:r w:rsidR="00476029" w:rsidRPr="00476029">
        <w:rPr>
          <w:rStyle w:val="TechnicalZchn"/>
        </w:rPr>
        <w:t>Name</w:t>
      </w:r>
      <w:r w:rsidR="00476029">
        <w:t>“, „</w:t>
      </w:r>
      <w:r w:rsidR="00476029" w:rsidRPr="00476029">
        <w:rPr>
          <w:rStyle w:val="TechnicalZchn"/>
        </w:rPr>
        <w:t>Summenformel</w:t>
      </w:r>
      <w:r w:rsidR="00476029">
        <w:t>“, „</w:t>
      </w:r>
      <w:r w:rsidR="00476029" w:rsidRPr="00476029">
        <w:rPr>
          <w:rStyle w:val="TechnicalZchn"/>
        </w:rPr>
        <w:t>CAS-Nummer</w:t>
      </w:r>
      <w:r w:rsidR="00476029">
        <w:t>“, „</w:t>
      </w:r>
      <w:r w:rsidR="00476029" w:rsidRPr="00476029">
        <w:rPr>
          <w:rStyle w:val="TechnicalZchn"/>
        </w:rPr>
        <w:t>Kategorie</w:t>
      </w:r>
      <w:r w:rsidR="00476029">
        <w:t>“, „</w:t>
      </w:r>
      <w:r w:rsidR="00476029" w:rsidRPr="00476029">
        <w:rPr>
          <w:rStyle w:val="TechnicalZchn"/>
        </w:rPr>
        <w:t>Unterkategorie</w:t>
      </w:r>
      <w:r w:rsidR="00476029">
        <w:t>“, „</w:t>
      </w:r>
      <w:r w:rsidR="00476029" w:rsidRPr="00476029">
        <w:rPr>
          <w:rStyle w:val="TechnicalZchn"/>
        </w:rPr>
        <w:t>Hersteller</w:t>
      </w:r>
      <w:r w:rsidR="00476029">
        <w:t>“ und „</w:t>
      </w:r>
      <w:r w:rsidR="00476029" w:rsidRPr="00476029">
        <w:rPr>
          <w:rStyle w:val="TechnicalZchn"/>
        </w:rPr>
        <w:t>Lagerung</w:t>
      </w:r>
      <w:r w:rsidR="00476029">
        <w:t>“ bereitgestellt. Weiterhin best</w:t>
      </w:r>
      <w:r w:rsidR="00ED1D99">
        <w:t>and</w:t>
      </w:r>
      <w:r w:rsidR="00476029">
        <w:t xml:space="preserve"> die Möglichkeit, verbrauchte Lieferungen in die Suche einzubeziehen oder ausschließlich Gefahrstoffe anzuzeigen.</w:t>
      </w:r>
    </w:p>
    <w:p w:rsidR="00CE5F79" w:rsidRDefault="00BC7343" w:rsidP="001B1381">
      <w:r>
        <w:t xml:space="preserve">In der Übersicht </w:t>
      </w:r>
      <w:r w:rsidR="00ED1D99">
        <w:t xml:space="preserve">wurden </w:t>
      </w:r>
      <w:r w:rsidR="009F1A10">
        <w:t>ausgewählte</w:t>
      </w:r>
      <w:r w:rsidR="00B26140">
        <w:t xml:space="preserve"> Attribute der Lieferungen gezeigt. </w:t>
      </w:r>
      <w:r w:rsidR="009F1A10">
        <w:t>Die Attribute „</w:t>
      </w:r>
      <w:r w:rsidR="009F1A10" w:rsidRPr="00781745">
        <w:rPr>
          <w:rStyle w:val="TechnicalZchn"/>
        </w:rPr>
        <w:t>Name</w:t>
      </w:r>
      <w:r w:rsidR="009F1A10">
        <w:t>“, „</w:t>
      </w:r>
      <w:r w:rsidR="009F1A10" w:rsidRPr="00781745">
        <w:rPr>
          <w:rStyle w:val="TechnicalZchn"/>
        </w:rPr>
        <w:t>CAS-Nummer</w:t>
      </w:r>
      <w:r w:rsidR="009F1A10">
        <w:t>“, „</w:t>
      </w:r>
      <w:r w:rsidR="009F1A10" w:rsidRPr="00781745">
        <w:rPr>
          <w:rStyle w:val="TechnicalZchn"/>
        </w:rPr>
        <w:t>Batchnummer</w:t>
      </w:r>
      <w:r w:rsidR="009F1A10">
        <w:t>“, und „</w:t>
      </w:r>
      <w:r w:rsidR="009F1A10" w:rsidRPr="00781745">
        <w:rPr>
          <w:rStyle w:val="TechnicalZchn"/>
        </w:rPr>
        <w:t>Lieferdatum</w:t>
      </w:r>
      <w:r w:rsidR="009F1A10">
        <w:t xml:space="preserve">“ wurden ausgewählt, um </w:t>
      </w:r>
      <w:r w:rsidR="007C037C">
        <w:t>Lieferungen auf einen Blick identifizieren zu können. Die Attribute „</w:t>
      </w:r>
      <w:r w:rsidR="007C037C" w:rsidRPr="00781745">
        <w:rPr>
          <w:rStyle w:val="TechnicalZchn"/>
        </w:rPr>
        <w:t>Hersteller</w:t>
      </w:r>
      <w:r w:rsidR="007C037C">
        <w:t>“, „</w:t>
      </w:r>
      <w:r w:rsidR="007C037C" w:rsidRPr="00781745">
        <w:rPr>
          <w:rStyle w:val="TechnicalZchn"/>
        </w:rPr>
        <w:t>Bestand</w:t>
      </w:r>
      <w:r w:rsidR="007C037C">
        <w:t>“ und „</w:t>
      </w:r>
      <w:r w:rsidR="007C037C" w:rsidRPr="00781745">
        <w:rPr>
          <w:rStyle w:val="TechnicalZchn"/>
        </w:rPr>
        <w:t>Lagerung</w:t>
      </w:r>
      <w:r w:rsidR="007C037C">
        <w:t xml:space="preserve">“ wurden gewählt, um das </w:t>
      </w:r>
      <w:r w:rsidR="00CE5F79">
        <w:t xml:space="preserve">Auffinden der Lieferung in den Laboren zu erleichtern. </w:t>
      </w:r>
      <w:r w:rsidR="007314D1">
        <w:t xml:space="preserve">Weiterhin </w:t>
      </w:r>
      <w:r w:rsidR="00ED1D99">
        <w:t xml:space="preserve">wurde </w:t>
      </w:r>
      <w:r w:rsidR="007314D1">
        <w:t>das Attribut „</w:t>
      </w:r>
      <w:r w:rsidR="007314D1" w:rsidRPr="00781745">
        <w:rPr>
          <w:rStyle w:val="TechnicalZchn"/>
        </w:rPr>
        <w:t>Restmenge</w:t>
      </w:r>
      <w:r w:rsidR="007314D1">
        <w:t>“ angezeigt, um Lieferungen mit niedrigem Restbestand schnell erkennbar zu machen.</w:t>
      </w:r>
    </w:p>
    <w:p w:rsidR="007314D1" w:rsidRDefault="00103477" w:rsidP="001B1381">
      <w:r>
        <w:t>Der Name der gelieferten Chemikalien wurde mit einem Hyperlink belegt, der auf eine Detailansicht der jeweiligen Lieferu</w:t>
      </w:r>
      <w:r w:rsidR="00ED1D99">
        <w:t>ng verweist. Auf dieser Seite</w:t>
      </w:r>
      <w:r w:rsidR="00AA164B">
        <w:t xml:space="preserve">, gezeigt in </w:t>
      </w:r>
      <w:r w:rsidR="00AA164B">
        <w:fldChar w:fldCharType="begin"/>
      </w:r>
      <w:r w:rsidR="00AA164B">
        <w:instrText xml:space="preserve"> REF _Ref485902807 \h </w:instrText>
      </w:r>
      <w:r w:rsidR="00AA164B">
        <w:fldChar w:fldCharType="separate"/>
      </w:r>
      <w:r w:rsidR="00F97B34">
        <w:t xml:space="preserve">Abbildung </w:t>
      </w:r>
      <w:r w:rsidR="00F97B34">
        <w:rPr>
          <w:noProof/>
        </w:rPr>
        <w:t>12</w:t>
      </w:r>
      <w:r w:rsidR="00AA164B">
        <w:fldChar w:fldCharType="end"/>
      </w:r>
      <w:r w:rsidR="00AA164B">
        <w:t>,</w:t>
      </w:r>
      <w:r w:rsidR="00ED1D99">
        <w:t xml:space="preserve"> wu</w:t>
      </w:r>
      <w:r>
        <w:t>rden alle gespeicherten Attribute d</w:t>
      </w:r>
      <w:r w:rsidR="00ED1D99">
        <w:t>er Lieferung dargestellt</w:t>
      </w:r>
      <w:r w:rsidR="00E536CA">
        <w:t>,</w:t>
      </w:r>
      <w:r w:rsidR="00ED1D99">
        <w:t xml:space="preserve"> sowie ein Textfeld für die Ergänzung von weiteren Bezeichnungen der jeweiligen Chemikalien.</w:t>
      </w:r>
    </w:p>
    <w:p w:rsidR="008C384A" w:rsidRDefault="008C384A" w:rsidP="008C384A">
      <w:pPr>
        <w:keepNext/>
      </w:pPr>
      <w:r>
        <w:rPr>
          <w:noProof/>
          <w:lang w:eastAsia="de-DE"/>
        </w:rPr>
        <w:lastRenderedPageBreak/>
        <w:drawing>
          <wp:inline distT="0" distB="0" distL="0" distR="0" wp14:anchorId="3A8C5FFC" wp14:editId="364B17EB">
            <wp:extent cx="5760720" cy="4781410"/>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4781410"/>
                    </a:xfrm>
                    <a:prstGeom prst="rect">
                      <a:avLst/>
                    </a:prstGeom>
                  </pic:spPr>
                </pic:pic>
              </a:graphicData>
            </a:graphic>
          </wp:inline>
        </w:drawing>
      </w:r>
    </w:p>
    <w:p w:rsidR="00B86C49" w:rsidRDefault="008C384A" w:rsidP="008C384A">
      <w:pPr>
        <w:pStyle w:val="Beschriftung"/>
      </w:pPr>
      <w:bookmarkStart w:id="56" w:name="_Ref485902807"/>
      <w:bookmarkStart w:id="57" w:name="_Toc487188888"/>
      <w:r>
        <w:t xml:space="preserve">Abbildung </w:t>
      </w:r>
      <w:fldSimple w:instr=" SEQ Abbildung \* ARABIC ">
        <w:r w:rsidR="00F97B34">
          <w:rPr>
            <w:noProof/>
          </w:rPr>
          <w:t>12</w:t>
        </w:r>
      </w:fldSimple>
      <w:bookmarkEnd w:id="56"/>
      <w:r>
        <w:t>: Detailansicht einer beispielhaften Lieferung</w:t>
      </w:r>
      <w:bookmarkEnd w:id="57"/>
    </w:p>
    <w:p w:rsidR="00103477" w:rsidRDefault="005923C9" w:rsidP="001B1381">
      <w:r>
        <w:t>Am rechten Rand der Tabelle</w:t>
      </w:r>
      <w:r w:rsidR="00A24DFE">
        <w:t xml:space="preserve"> in </w:t>
      </w:r>
      <w:r w:rsidR="00A24DFE">
        <w:fldChar w:fldCharType="begin"/>
      </w:r>
      <w:r w:rsidR="00A24DFE">
        <w:instrText xml:space="preserve"> REF _Ref484166229 \h </w:instrText>
      </w:r>
      <w:r w:rsidR="00A24DFE">
        <w:fldChar w:fldCharType="separate"/>
      </w:r>
      <w:r w:rsidR="00F97B34">
        <w:t xml:space="preserve">Abbildung </w:t>
      </w:r>
      <w:r w:rsidR="00F97B34">
        <w:rPr>
          <w:noProof/>
        </w:rPr>
        <w:t>11</w:t>
      </w:r>
      <w:r w:rsidR="00A24DFE">
        <w:fldChar w:fldCharType="end"/>
      </w:r>
      <w:r>
        <w:t xml:space="preserve"> wurden weiterhin </w:t>
      </w:r>
      <w:r w:rsidR="00A24DFE">
        <w:t>zwei</w:t>
      </w:r>
      <w:r>
        <w:t xml:space="preserve"> Schaltflächen implementiert, die das Löschen oder Bearbeiten der Lieferungen erlauben. Die Seite für das</w:t>
      </w:r>
      <w:r w:rsidR="004D4CE0">
        <w:t xml:space="preserve"> Bearbeiten der Lieferungen entspricht strukturell der </w:t>
      </w:r>
      <w:r w:rsidR="00094693">
        <w:t>Oberfläche</w:t>
      </w:r>
      <w:r w:rsidR="00EE3386">
        <w:t xml:space="preserve"> zum Eintragen neuer Liefer</w:t>
      </w:r>
      <w:r w:rsidR="00781745">
        <w:t xml:space="preserve">ungen, wie gezeigt in </w:t>
      </w:r>
      <w:r w:rsidR="00781745">
        <w:fldChar w:fldCharType="begin"/>
      </w:r>
      <w:r w:rsidR="00781745">
        <w:instrText xml:space="preserve"> REF _Ref485388012 \h </w:instrText>
      </w:r>
      <w:r w:rsidR="00781745">
        <w:fldChar w:fldCharType="separate"/>
      </w:r>
      <w:r w:rsidR="00F97B34">
        <w:t xml:space="preserve">Abbildung </w:t>
      </w:r>
      <w:r w:rsidR="00F97B34">
        <w:rPr>
          <w:noProof/>
        </w:rPr>
        <w:t>13</w:t>
      </w:r>
      <w:r w:rsidR="00781745">
        <w:fldChar w:fldCharType="end"/>
      </w:r>
      <w:r w:rsidR="00781745">
        <w:t>.</w:t>
      </w:r>
    </w:p>
    <w:p w:rsidR="00781745" w:rsidRDefault="00EE3386" w:rsidP="00781745">
      <w:pPr>
        <w:keepNext/>
      </w:pPr>
      <w:r>
        <w:rPr>
          <w:noProof/>
          <w:lang w:eastAsia="de-DE"/>
        </w:rPr>
        <w:drawing>
          <wp:inline distT="0" distB="0" distL="0" distR="0" wp14:anchorId="79E1763F" wp14:editId="598253F5">
            <wp:extent cx="5760720" cy="171915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719152"/>
                    </a:xfrm>
                    <a:prstGeom prst="rect">
                      <a:avLst/>
                    </a:prstGeom>
                  </pic:spPr>
                </pic:pic>
              </a:graphicData>
            </a:graphic>
          </wp:inline>
        </w:drawing>
      </w:r>
    </w:p>
    <w:p w:rsidR="00EE3386" w:rsidRPr="00FA54A4" w:rsidRDefault="00781745" w:rsidP="00781745">
      <w:pPr>
        <w:pStyle w:val="Beschriftung"/>
      </w:pPr>
      <w:bookmarkStart w:id="58" w:name="_Ref485388012"/>
      <w:bookmarkStart w:id="59" w:name="_Toc487188889"/>
      <w:r>
        <w:t xml:space="preserve">Abbildung </w:t>
      </w:r>
      <w:fldSimple w:instr=" SEQ Abbildung \* ARABIC ">
        <w:r w:rsidR="00F97B34">
          <w:rPr>
            <w:noProof/>
          </w:rPr>
          <w:t>13</w:t>
        </w:r>
      </w:fldSimple>
      <w:bookmarkEnd w:id="58"/>
      <w:r>
        <w:t xml:space="preserve">: Struktur der </w:t>
      </w:r>
      <w:r w:rsidR="00094693">
        <w:t>Oberfläche</w:t>
      </w:r>
      <w:r>
        <w:t xml:space="preserve"> zum Einfügen und Bearbeiten von Lieferungen</w:t>
      </w:r>
      <w:bookmarkEnd w:id="59"/>
    </w:p>
    <w:p w:rsidR="00F451EC" w:rsidRDefault="00F451EC" w:rsidP="00710A77">
      <w:r>
        <w:lastRenderedPageBreak/>
        <w:t xml:space="preserve">Auf dieser Seite </w:t>
      </w:r>
      <w:r w:rsidR="00A24DFE">
        <w:t>ko</w:t>
      </w:r>
      <w:r w:rsidR="000B4553">
        <w:t>nn</w:t>
      </w:r>
      <w:r w:rsidR="00A24DFE">
        <w:t>t</w:t>
      </w:r>
      <w:r w:rsidR="000B4553">
        <w:t xml:space="preserve">en </w:t>
      </w:r>
      <w:r>
        <w:t>alle lieferungs</w:t>
      </w:r>
      <w:del w:id="60" w:author="Andreas" w:date="2017-07-04T13:30:00Z">
        <w:r w:rsidDel="001D75A3">
          <w:delText>-</w:delText>
        </w:r>
      </w:del>
      <w:r>
        <w:t xml:space="preserve">spezifischen Werte </w:t>
      </w:r>
      <w:r w:rsidR="000B4553">
        <w:t>eingegeben werden</w:t>
      </w:r>
      <w:r w:rsidR="00BF6C75">
        <w:t>. Für Attribute mit Freitext, beispielsweise „</w:t>
      </w:r>
      <w:r w:rsidR="00BF6C75" w:rsidRPr="009C052B">
        <w:rPr>
          <w:rStyle w:val="TechnicalZchn"/>
        </w:rPr>
        <w:t>Qualität/Spezifikationen</w:t>
      </w:r>
      <w:r w:rsidR="00BF6C75">
        <w:t xml:space="preserve">“, wurden einfache Textfelder implementiert. Für Attribute, die einen </w:t>
      </w:r>
      <w:proofErr w:type="spellStart"/>
      <w:r w:rsidR="00BF6C75" w:rsidRPr="00BF6C75">
        <w:rPr>
          <w:i/>
        </w:rPr>
        <w:t>foreign</w:t>
      </w:r>
      <w:proofErr w:type="spellEnd"/>
      <w:r w:rsidR="00BF6C75" w:rsidRPr="00BF6C75">
        <w:rPr>
          <w:i/>
        </w:rPr>
        <w:t xml:space="preserve"> </w:t>
      </w:r>
      <w:proofErr w:type="spellStart"/>
      <w:r w:rsidR="00BF6C75" w:rsidRPr="00BF6C75">
        <w:rPr>
          <w:i/>
        </w:rPr>
        <w:t>key</w:t>
      </w:r>
      <w:proofErr w:type="spellEnd"/>
      <w:r w:rsidR="00BF6C75">
        <w:t xml:space="preserve"> zu anderen Tabellen darstellen, wurden Auswahllisten implementiert, in denen der jeweil</w:t>
      </w:r>
      <w:r w:rsidR="0073373C">
        <w:t>ige Eintrag ausgewählt werden ko</w:t>
      </w:r>
      <w:r w:rsidR="00BF6C75">
        <w:t>nn</w:t>
      </w:r>
      <w:r w:rsidR="0073373C">
        <w:t>te</w:t>
      </w:r>
      <w:r w:rsidR="00BF6C75">
        <w:t>, auf den verwiesen w</w:t>
      </w:r>
      <w:r w:rsidR="0073373C">
        <w:t>u</w:t>
      </w:r>
      <w:r w:rsidR="00BF6C75">
        <w:t>rd</w:t>
      </w:r>
      <w:r w:rsidR="0073373C">
        <w:t>e</w:t>
      </w:r>
      <w:r w:rsidR="00BF6C75">
        <w:t xml:space="preserve">. </w:t>
      </w:r>
      <w:r w:rsidR="00865DF8">
        <w:t>Für Datumsangaben wurden JavaScript-basierte Auswahlfelder gewählt, in denen die Datumsauswahl mittels eines einfachen Kalenders möglich ist.</w:t>
      </w:r>
      <w:r w:rsidR="006770FA">
        <w:t xml:space="preserve"> Nach dem Absenden des Formulars erfolgt</w:t>
      </w:r>
      <w:r w:rsidR="009C052B">
        <w:t>e</w:t>
      </w:r>
      <w:r w:rsidR="006770FA">
        <w:t xml:space="preserve"> eine Überprüfung der Eingaben auf beispielsweise leere Werte, </w:t>
      </w:r>
      <w:r w:rsidR="00574895">
        <w:t>falsche Datumsformate oder nicht erkennbare Forma</w:t>
      </w:r>
      <w:r w:rsidR="009C052B">
        <w:t>te der angegeben Liefermenge. Wu</w:t>
      </w:r>
      <w:r w:rsidR="00574895">
        <w:t>rd</w:t>
      </w:r>
      <w:r w:rsidR="009C052B">
        <w:t>e</w:t>
      </w:r>
      <w:r w:rsidR="00574895">
        <w:t xml:space="preserve"> ein Fehler erkannt, erhält der Nutzer eine Fehlermeldung und k</w:t>
      </w:r>
      <w:r w:rsidR="009C052B">
        <w:t>o</w:t>
      </w:r>
      <w:r w:rsidR="00574895">
        <w:t>nn</w:t>
      </w:r>
      <w:r w:rsidR="009C052B">
        <w:t>te</w:t>
      </w:r>
      <w:r w:rsidR="00574895">
        <w:t xml:space="preserve"> die Eingaben korrigieren</w:t>
      </w:r>
      <w:r w:rsidR="008B70C0">
        <w:t>. W</w:t>
      </w:r>
      <w:r w:rsidR="009C052B">
        <w:t>u</w:t>
      </w:r>
      <w:r w:rsidR="008B70C0">
        <w:t>rd</w:t>
      </w:r>
      <w:r w:rsidR="009C052B">
        <w:t>e</w:t>
      </w:r>
      <w:r w:rsidR="008B70C0">
        <w:t xml:space="preserve"> die angegebene Liefermenge nicht erkannt, beispielsweise aufgru</w:t>
      </w:r>
      <w:r w:rsidR="009C052B">
        <w:t>nd einer unbekannten Einheit, wu</w:t>
      </w:r>
      <w:r w:rsidR="008B70C0">
        <w:t>rd</w:t>
      </w:r>
      <w:r w:rsidR="009C052B">
        <w:t>e</w:t>
      </w:r>
      <w:r w:rsidR="008B70C0">
        <w:t xml:space="preserve"> ein neuer Bereich gezeigt, in dem der Nutzer eine</w:t>
      </w:r>
      <w:r w:rsidR="002074D3">
        <w:t>, in der Datenbank gespeicherte,</w:t>
      </w:r>
      <w:r w:rsidR="008B70C0">
        <w:t xml:space="preserve"> Einheit auswählen und eine </w:t>
      </w:r>
      <w:r w:rsidR="002074D3">
        <w:t xml:space="preserve">in diese Einheit </w:t>
      </w:r>
      <w:r w:rsidR="008B70C0">
        <w:t xml:space="preserve">umgerechnete </w:t>
      </w:r>
      <w:r w:rsidR="002074D3">
        <w:t>M</w:t>
      </w:r>
      <w:r w:rsidR="008B70C0">
        <w:t>enge angeben muss</w:t>
      </w:r>
      <w:r w:rsidR="009C052B">
        <w:t>te</w:t>
      </w:r>
      <w:r w:rsidR="008B70C0">
        <w:t xml:space="preserve">. </w:t>
      </w:r>
      <w:r w:rsidR="009C052B" w:rsidRPr="006231E1">
        <w:t>Waren</w:t>
      </w:r>
      <w:r w:rsidR="008B70C0" w:rsidRPr="006231E1">
        <w:t xml:space="preserve"> alle Prüfungen erfolgt, w</w:t>
      </w:r>
      <w:r w:rsidR="009C052B" w:rsidRPr="006231E1">
        <w:t>u</w:t>
      </w:r>
      <w:r w:rsidR="008B70C0" w:rsidRPr="006231E1">
        <w:t>rd</w:t>
      </w:r>
      <w:r w:rsidR="009C052B" w:rsidRPr="006231E1">
        <w:t>e</w:t>
      </w:r>
      <w:r w:rsidR="008B70C0" w:rsidRPr="006231E1">
        <w:t xml:space="preserve"> der Eintrag in der Datenbank </w:t>
      </w:r>
      <w:r w:rsidR="002802DE">
        <w:t>aktualisiert</w:t>
      </w:r>
      <w:r w:rsidR="008B70C0" w:rsidRPr="006231E1">
        <w:t>. Die Liefermenge w</w:t>
      </w:r>
      <w:r w:rsidR="009C052B" w:rsidRPr="006231E1">
        <w:t>u</w:t>
      </w:r>
      <w:r w:rsidR="008B70C0" w:rsidRPr="006231E1">
        <w:t>rd</w:t>
      </w:r>
      <w:r w:rsidR="009C052B" w:rsidRPr="006231E1">
        <w:t>e</w:t>
      </w:r>
      <w:r w:rsidR="008B70C0" w:rsidRPr="006231E1">
        <w:t xml:space="preserve"> dabei in Gramm umgerechnet</w:t>
      </w:r>
      <w:r w:rsidR="0077461F" w:rsidRPr="006231E1">
        <w:t xml:space="preserve"> und als Restmenge </w:t>
      </w:r>
      <w:r w:rsidR="009C052B" w:rsidRPr="006231E1">
        <w:t>eingetragen</w:t>
      </w:r>
      <w:r w:rsidR="008B70C0" w:rsidRPr="006231E1">
        <w:t xml:space="preserve">. </w:t>
      </w:r>
      <w:r w:rsidR="009C052B" w:rsidRPr="006231E1">
        <w:t>War</w:t>
      </w:r>
      <w:r w:rsidR="008B70C0" w:rsidRPr="006231E1">
        <w:t xml:space="preserve"> kein Gewicht, sondern beispielsweise ein Volumen gegeben, </w:t>
      </w:r>
      <w:r w:rsidR="0077461F" w:rsidRPr="006231E1">
        <w:t>w</w:t>
      </w:r>
      <w:r w:rsidR="009C052B" w:rsidRPr="006231E1">
        <w:t>u</w:t>
      </w:r>
      <w:r w:rsidR="0077461F" w:rsidRPr="006231E1">
        <w:t>rd</w:t>
      </w:r>
      <w:r w:rsidR="009C052B" w:rsidRPr="006231E1">
        <w:t>e</w:t>
      </w:r>
      <w:r w:rsidR="0077461F" w:rsidRPr="006231E1">
        <w:t xml:space="preserve"> als Restmenge automatisch 0 g </w:t>
      </w:r>
      <w:r w:rsidR="00D63E67" w:rsidRPr="006231E1">
        <w:t>festgelegt</w:t>
      </w:r>
      <w:r w:rsidR="0077461F" w:rsidRPr="006231E1">
        <w:t>.</w:t>
      </w:r>
    </w:p>
    <w:p w:rsidR="00710A77" w:rsidRDefault="00094693" w:rsidP="00710A77">
      <w:r>
        <w:t>Auf der linken Seite wurde eine vertikale Navigationsleiste impleme</w:t>
      </w:r>
      <w:r w:rsidR="00F451EC">
        <w:t xml:space="preserve">ntiert, die für alle Seiten der Nutzeroberfläche </w:t>
      </w:r>
      <w:r>
        <w:t xml:space="preserve">einheitlich gestaltet wurde. </w:t>
      </w:r>
      <w:r w:rsidR="001F7D38">
        <w:t>Ausgenommen</w:t>
      </w:r>
      <w:r>
        <w:t xml:space="preserve"> </w:t>
      </w:r>
      <w:r w:rsidR="009C052B">
        <w:t>waren</w:t>
      </w:r>
      <w:r>
        <w:t xml:space="preserve"> die Oberfläche für die Anmeldung und die Übersichtsseite</w:t>
      </w:r>
      <w:r w:rsidR="00F451EC">
        <w:t>, die mit keiner bzw. horizontale</w:t>
      </w:r>
      <w:r w:rsidR="00BF6C75">
        <w:t>r</w:t>
      </w:r>
      <w:r w:rsidR="00F451EC">
        <w:t xml:space="preserve"> Navigationsleiste umgesetzt wurden.</w:t>
      </w:r>
    </w:p>
    <w:p w:rsidR="00F451EC" w:rsidRDefault="003646F5" w:rsidP="00710A77">
      <w:r>
        <w:t>Um Lieferungen einzutragen, mu</w:t>
      </w:r>
      <w:r w:rsidR="006770FA">
        <w:t>ss</w:t>
      </w:r>
      <w:r>
        <w:t>t</w:t>
      </w:r>
      <w:r w:rsidR="006770FA">
        <w:t>en die zu referenzierenden Einträge für die Chemikalie,</w:t>
      </w:r>
      <w:r w:rsidR="00B803F8">
        <w:t xml:space="preserve"> die</w:t>
      </w:r>
      <w:r w:rsidR="006770FA">
        <w:t xml:space="preserve"> Lagerungsvorschrift</w:t>
      </w:r>
      <w:r w:rsidR="00D63E67">
        <w:t xml:space="preserve">, </w:t>
      </w:r>
      <w:r w:rsidR="00B803F8">
        <w:t xml:space="preserve">den </w:t>
      </w:r>
      <w:r w:rsidR="00D63E67">
        <w:t>Hersteller und</w:t>
      </w:r>
      <w:r w:rsidR="00B803F8">
        <w:t xml:space="preserve"> das</w:t>
      </w:r>
      <w:r w:rsidR="00D63E67">
        <w:t xml:space="preserve"> Sicherheitsdatenblatt</w:t>
      </w:r>
      <w:r w:rsidR="006770FA">
        <w:t xml:space="preserve"> bereits in der Datenbank hinterlegt sein. Kateg</w:t>
      </w:r>
      <w:r w:rsidR="00D63E67">
        <w:t>orien, Unterkategorien, Lagerungsvorschriften und Hersteller k</w:t>
      </w:r>
      <w:r>
        <w:t>o</w:t>
      </w:r>
      <w:r w:rsidR="00D63E67">
        <w:t>nn</w:t>
      </w:r>
      <w:r>
        <w:t>t</w:t>
      </w:r>
      <w:r w:rsidR="00D63E67">
        <w:t>en unter „</w:t>
      </w:r>
      <w:r w:rsidR="00D63E67" w:rsidRPr="00D63E67">
        <w:rPr>
          <w:rStyle w:val="TechnicalZchn"/>
        </w:rPr>
        <w:t>Ressourcen eintragen</w:t>
      </w:r>
      <w:r w:rsidR="00D63E67">
        <w:t>“ in der Datenbank hinterlegt werden.</w:t>
      </w:r>
      <w:r w:rsidR="0014384D">
        <w:t xml:space="preserve"> Für Sicherheitsdatenblätter wurde eine separate Seite eingefügt, die über den Menü-Eintrag „</w:t>
      </w:r>
      <w:r w:rsidR="0014384D" w:rsidRPr="0014384D">
        <w:rPr>
          <w:rStyle w:val="TechnicalZchn"/>
        </w:rPr>
        <w:t>SDB hochladen</w:t>
      </w:r>
      <w:r w:rsidR="0014384D">
        <w:t>“</w:t>
      </w:r>
      <w:r w:rsidR="003E0D0D">
        <w:t xml:space="preserve"> erreichbar ist.</w:t>
      </w:r>
    </w:p>
    <w:p w:rsidR="003E0D0D" w:rsidRDefault="003E0D0D" w:rsidP="00710A77">
      <w:r>
        <w:t>Chemikalien k</w:t>
      </w:r>
      <w:r w:rsidR="003646F5">
        <w:t>o</w:t>
      </w:r>
      <w:r>
        <w:t>nn</w:t>
      </w:r>
      <w:r w:rsidR="003646F5">
        <w:t>t</w:t>
      </w:r>
      <w:r>
        <w:t>en unter dem Menü-Punkt „</w:t>
      </w:r>
      <w:r w:rsidRPr="003E0D0D">
        <w:rPr>
          <w:rStyle w:val="TechnicalZchn"/>
        </w:rPr>
        <w:t>Neue</w:t>
      </w:r>
      <w:r>
        <w:t xml:space="preserve"> </w:t>
      </w:r>
      <w:r w:rsidRPr="003E0D0D">
        <w:rPr>
          <w:rStyle w:val="TechnicalZchn"/>
        </w:rPr>
        <w:t xml:space="preserve">Chemikalie </w:t>
      </w:r>
      <w:r>
        <w:rPr>
          <w:rStyle w:val="TechnicalZchn"/>
        </w:rPr>
        <w:t>definieren</w:t>
      </w:r>
      <w:r>
        <w:t xml:space="preserve">“ eingefügt werden. Die Oberfläche ist in </w:t>
      </w:r>
      <w:r w:rsidR="00223C37">
        <w:fldChar w:fldCharType="begin"/>
      </w:r>
      <w:r w:rsidR="00223C37">
        <w:instrText xml:space="preserve"> REF _Ref485391500 \h </w:instrText>
      </w:r>
      <w:r w:rsidR="00223C37">
        <w:fldChar w:fldCharType="separate"/>
      </w:r>
      <w:r w:rsidR="00F97B34">
        <w:t xml:space="preserve">Abbildung </w:t>
      </w:r>
      <w:r w:rsidR="00F97B34">
        <w:rPr>
          <w:noProof/>
        </w:rPr>
        <w:t>14</w:t>
      </w:r>
      <w:r w:rsidR="00223C37">
        <w:fldChar w:fldCharType="end"/>
      </w:r>
      <w:r>
        <w:t xml:space="preserve"> gezeigt.</w:t>
      </w:r>
    </w:p>
    <w:p w:rsidR="003E0D0D" w:rsidRDefault="00223C37" w:rsidP="003E0D0D">
      <w:pPr>
        <w:keepNext/>
      </w:pPr>
      <w:r>
        <w:rPr>
          <w:noProof/>
          <w:lang w:eastAsia="de-DE"/>
        </w:rPr>
        <w:lastRenderedPageBreak/>
        <w:drawing>
          <wp:inline distT="0" distB="0" distL="0" distR="0" wp14:anchorId="77DBCE9E" wp14:editId="469283D3">
            <wp:extent cx="5760720" cy="452418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4524180"/>
                    </a:xfrm>
                    <a:prstGeom prst="rect">
                      <a:avLst/>
                    </a:prstGeom>
                  </pic:spPr>
                </pic:pic>
              </a:graphicData>
            </a:graphic>
          </wp:inline>
        </w:drawing>
      </w:r>
    </w:p>
    <w:p w:rsidR="003E0D0D" w:rsidRPr="00FA54A4" w:rsidRDefault="003E0D0D" w:rsidP="003E0D0D">
      <w:pPr>
        <w:pStyle w:val="Beschriftung"/>
      </w:pPr>
      <w:bookmarkStart w:id="61" w:name="_Ref485391500"/>
      <w:bookmarkStart w:id="62" w:name="_Toc487188890"/>
      <w:r>
        <w:t xml:space="preserve">Abbildung </w:t>
      </w:r>
      <w:fldSimple w:instr=" SEQ Abbildung \* ARABIC ">
        <w:r w:rsidR="00F97B34">
          <w:rPr>
            <w:noProof/>
          </w:rPr>
          <w:t>14</w:t>
        </w:r>
      </w:fldSimple>
      <w:bookmarkEnd w:id="61"/>
      <w:r>
        <w:t xml:space="preserve">: </w:t>
      </w:r>
      <w:r w:rsidRPr="00A8632E">
        <w:t>Struktur der Oberfl</w:t>
      </w:r>
      <w:r>
        <w:t>äche zum Eintragen neuer Chemikalien</w:t>
      </w:r>
      <w:bookmarkEnd w:id="62"/>
    </w:p>
    <w:p w:rsidR="00420930" w:rsidRDefault="005717E9" w:rsidP="007F5CAA">
      <w:r>
        <w:t xml:space="preserve">Im oberen Teil des Formulars </w:t>
      </w:r>
      <w:r w:rsidR="003646F5">
        <w:t>wurden</w:t>
      </w:r>
      <w:r>
        <w:t xml:space="preserve"> Eingabefelder für die stoffspezifischen Attri</w:t>
      </w:r>
      <w:r w:rsidR="003646F5">
        <w:t>bute gegeben. Im unteren Teil ko</w:t>
      </w:r>
      <w:r>
        <w:t>nn</w:t>
      </w:r>
      <w:r w:rsidR="003646F5">
        <w:t>t</w:t>
      </w:r>
      <w:r>
        <w:t>en Angaben zur Gefahrstoffeinordnung getroffen werden. Dabei best</w:t>
      </w:r>
      <w:r w:rsidR="003646F5">
        <w:t>and</w:t>
      </w:r>
      <w:r>
        <w:t xml:space="preserve"> die Möglichkeit, verschiedene </w:t>
      </w:r>
      <w:r w:rsidR="00420930">
        <w:t>Gefahrstoffsätze einzutragen und die zugehörigen Gefahrstoffsymbole auszuwählen. Ausgewählte Symbole w</w:t>
      </w:r>
      <w:r w:rsidR="003646F5">
        <w:t>u</w:t>
      </w:r>
      <w:r w:rsidR="00420930">
        <w:t>rden dabei mit dem in der Abbildung um GHS01 gezeigten blauen Rahmen markiert. Der Haken in der Checkbox „</w:t>
      </w:r>
      <w:r w:rsidR="00420930" w:rsidRPr="00420930">
        <w:rPr>
          <w:rStyle w:val="TechnicalZchn"/>
        </w:rPr>
        <w:t>Gefahrstoff</w:t>
      </w:r>
      <w:r w:rsidR="00420930">
        <w:t>“ w</w:t>
      </w:r>
      <w:r w:rsidR="003646F5">
        <w:t>u</w:t>
      </w:r>
      <w:r w:rsidR="00420930">
        <w:t>rd</w:t>
      </w:r>
      <w:r w:rsidR="003646F5">
        <w:t>e</w:t>
      </w:r>
      <w:r w:rsidR="00420930">
        <w:t xml:space="preserve"> automatisch ergänzt, sobald ein Gefahrstoffsatz eingetragen w</w:t>
      </w:r>
      <w:r w:rsidR="0043795B">
        <w:t>u</w:t>
      </w:r>
      <w:r w:rsidR="00420930">
        <w:t>rd</w:t>
      </w:r>
      <w:r w:rsidR="0043795B">
        <w:t>e</w:t>
      </w:r>
      <w:r w:rsidR="00420930">
        <w:t>, k</w:t>
      </w:r>
      <w:r w:rsidR="003646F5">
        <w:t>o</w:t>
      </w:r>
      <w:r w:rsidR="00420930">
        <w:t>nn</w:t>
      </w:r>
      <w:r w:rsidR="003646F5">
        <w:t>te</w:t>
      </w:r>
      <w:r w:rsidR="00420930">
        <w:t xml:space="preserve"> aber manuell entfernt werden.</w:t>
      </w:r>
    </w:p>
    <w:p w:rsidR="00657319" w:rsidRDefault="000C02CF" w:rsidP="007F5CAA">
      <w:r>
        <w:t>Während</w:t>
      </w:r>
      <w:r w:rsidR="00420930">
        <w:t xml:space="preserve"> der Eingabe des Chemikaliennamens w</w:t>
      </w:r>
      <w:r w:rsidR="003646F5">
        <w:t>u</w:t>
      </w:r>
      <w:r w:rsidR="00420930">
        <w:t>rd</w:t>
      </w:r>
      <w:r w:rsidR="003646F5">
        <w:t>e</w:t>
      </w:r>
      <w:r w:rsidR="00420930">
        <w:t xml:space="preserve"> automatisch in der Datenbank nach Chemikalien mit ähnlichen Namen gesucht</w:t>
      </w:r>
      <w:r w:rsidR="00697F68">
        <w:t xml:space="preserve">, </w:t>
      </w:r>
      <w:r w:rsidR="003646F5">
        <w:t>welche</w:t>
      </w:r>
      <w:r w:rsidR="00697F68">
        <w:t xml:space="preserve"> in dem Textfeld auf der rechten Seite angezeigt</w:t>
      </w:r>
      <w:r w:rsidR="003646F5">
        <w:t xml:space="preserve"> wurden</w:t>
      </w:r>
      <w:r w:rsidR="00155CCE">
        <w:t>. Der Name und die CAS-Nummer w</w:t>
      </w:r>
      <w:r w:rsidR="003646F5">
        <w:t>u</w:t>
      </w:r>
      <w:r w:rsidR="00155CCE">
        <w:t>rden nach dem Absenden des Formulars mit den Einträg</w:t>
      </w:r>
      <w:r w:rsidR="00697F68">
        <w:t xml:space="preserve">en in der Datenbank verglichen, um doppelte Einträge zu verhindern. </w:t>
      </w:r>
      <w:r w:rsidR="004F31E3">
        <w:t>Nach der Prüfung w</w:t>
      </w:r>
      <w:r w:rsidR="003646F5">
        <w:t>u</w:t>
      </w:r>
      <w:r w:rsidR="004F31E3">
        <w:t>rd</w:t>
      </w:r>
      <w:r w:rsidR="003646F5">
        <w:t>e</w:t>
      </w:r>
      <w:r w:rsidR="004F31E3">
        <w:t xml:space="preserve"> die Chemikalie in der Datenbank gespeichert. Die </w:t>
      </w:r>
      <w:r w:rsidR="00B426D0">
        <w:t>Gefahrenstoffsätze w</w:t>
      </w:r>
      <w:r w:rsidR="003646F5">
        <w:t>u</w:t>
      </w:r>
      <w:r w:rsidR="00B426D0">
        <w:t>rden dabei mit Trennzeichen ergänzt und</w:t>
      </w:r>
      <w:r w:rsidR="003646F5">
        <w:t>,</w:t>
      </w:r>
      <w:r w:rsidR="00B426D0">
        <w:t xml:space="preserve"> zu einer Zeichenkette zusammengesetzt</w:t>
      </w:r>
      <w:r w:rsidR="003646F5">
        <w:t>,</w:t>
      </w:r>
      <w:r w:rsidR="00B426D0">
        <w:t xml:space="preserve"> als „</w:t>
      </w:r>
      <w:r w:rsidR="00B426D0">
        <w:rPr>
          <w:rStyle w:val="TechnicalZchn"/>
        </w:rPr>
        <w:t>GHS-S</w:t>
      </w:r>
      <w:r w:rsidR="00B426D0" w:rsidRPr="00B426D0">
        <w:rPr>
          <w:rStyle w:val="TechnicalZchn"/>
        </w:rPr>
        <w:t>ätze</w:t>
      </w:r>
      <w:r w:rsidR="00B426D0">
        <w:t>“ gespeichert. Die ausgewählten Gefahrenstoffsymbole w</w:t>
      </w:r>
      <w:r w:rsidR="003646F5">
        <w:t>u</w:t>
      </w:r>
      <w:r w:rsidR="00B426D0">
        <w:t xml:space="preserve">rden </w:t>
      </w:r>
      <w:r w:rsidR="00E31288">
        <w:t>durch eine 1 repräsentiert</w:t>
      </w:r>
      <w:r w:rsidR="00B426D0">
        <w:t xml:space="preserve">, nicht </w:t>
      </w:r>
      <w:r w:rsidR="00B426D0">
        <w:lastRenderedPageBreak/>
        <w:t>ausgewählte Symbole als 0. Diese Werte w</w:t>
      </w:r>
      <w:r w:rsidR="00065CB7">
        <w:t>u</w:t>
      </w:r>
      <w:r w:rsidR="00B426D0">
        <w:t>rden</w:t>
      </w:r>
      <w:r w:rsidR="00065CB7">
        <w:t>,</w:t>
      </w:r>
      <w:r w:rsidR="00B426D0">
        <w:t xml:space="preserve"> </w:t>
      </w:r>
      <w:r w:rsidR="00912B7B">
        <w:t>ebenfalls zusammengesetzt</w:t>
      </w:r>
      <w:r w:rsidR="00065CB7">
        <w:t>,</w:t>
      </w:r>
      <w:r w:rsidR="00912B7B">
        <w:t xml:space="preserve"> </w:t>
      </w:r>
      <w:r w:rsidR="00B426D0">
        <w:t>als „</w:t>
      </w:r>
      <w:r w:rsidR="00B426D0" w:rsidRPr="00B426D0">
        <w:rPr>
          <w:rStyle w:val="TechnicalZchn"/>
        </w:rPr>
        <w:t>GHS-Symbole</w:t>
      </w:r>
      <w:r w:rsidR="00912B7B">
        <w:t>“ gespeichert.</w:t>
      </w:r>
    </w:p>
    <w:p w:rsidR="00593D3F" w:rsidRDefault="00324D4A" w:rsidP="00324D4A">
      <w:pPr>
        <w:pStyle w:val="berschrift3"/>
      </w:pPr>
      <w:bookmarkStart w:id="63" w:name="_Toc487188862"/>
      <w:r>
        <w:t>5.1.3 Rezepte definieren und verwalten</w:t>
      </w:r>
      <w:bookmarkEnd w:id="63"/>
    </w:p>
    <w:p w:rsidR="004F31E3" w:rsidRDefault="00A0502C" w:rsidP="007F5CAA">
      <w:r>
        <w:t>Es wurde in dem Webinterface eine Möglichkeit implementiert, häufig verwendete Stoffzusammensetzungen als „</w:t>
      </w:r>
      <w:r w:rsidRPr="00A0502C">
        <w:rPr>
          <w:rStyle w:val="TechnicalZchn"/>
        </w:rPr>
        <w:t>Rezept</w:t>
      </w:r>
      <w:r>
        <w:t xml:space="preserve">“ zu definieren. Diese Funktionalität sollte die Bedienung der Clientsoftware für die Waagen erleichtern, indem </w:t>
      </w:r>
      <w:r w:rsidR="00F45A7D">
        <w:t>Rezepte anstelle der einzelnen Komponenten ausgewählt werden können und somit der Aufwand des Suchens verringert wurde. Weiterhin sollte der Nutzer durch die Anzeige der benötigten Menge weiter unterstützt werden. Die Rezepte beziehen sich daher ausschließlich auf die Komponenten</w:t>
      </w:r>
      <w:r w:rsidR="00752032">
        <w:t>, die eingewogen werden können. Benötigte Flüssigkeiten und Lösungen sollten in einem Kommentarbereich angegeben, allerdings nicht in die Liste der Komponenten eingetragen werden.</w:t>
      </w:r>
    </w:p>
    <w:p w:rsidR="00752032" w:rsidRDefault="00752032" w:rsidP="007F5CAA">
      <w:r>
        <w:t xml:space="preserve">Das Eintragen der Rezepte sollte von beliebigen Arbeitsplätzen aus möglich sein und wurde daher in das Webinterface integriert. Weiterhin sollte über die Oberfläche </w:t>
      </w:r>
      <w:r w:rsidR="00287C01">
        <w:t xml:space="preserve">das Entfernen von fehlerhaften oder nicht </w:t>
      </w:r>
      <w:r w:rsidR="00A91976">
        <w:t xml:space="preserve">mehr </w:t>
      </w:r>
      <w:r w:rsidR="00287C01">
        <w:t xml:space="preserve">benötigten Rezepten möglich sein. Ein Ausschnitt der Nutzeroberfläche ist in </w:t>
      </w:r>
      <w:r w:rsidR="009C565A">
        <w:fldChar w:fldCharType="begin"/>
      </w:r>
      <w:r w:rsidR="009C565A">
        <w:instrText xml:space="preserve"> REF _Ref485723087 \h </w:instrText>
      </w:r>
      <w:r w:rsidR="009C565A">
        <w:fldChar w:fldCharType="separate"/>
      </w:r>
      <w:r w:rsidR="00F97B34">
        <w:t xml:space="preserve">Abbildung </w:t>
      </w:r>
      <w:r w:rsidR="00F97B34">
        <w:rPr>
          <w:noProof/>
        </w:rPr>
        <w:t>15</w:t>
      </w:r>
      <w:r w:rsidR="009C565A">
        <w:fldChar w:fldCharType="end"/>
      </w:r>
      <w:r w:rsidR="00287C01">
        <w:t xml:space="preserve"> gezeigt.</w:t>
      </w:r>
      <w:r w:rsidR="009C565A">
        <w:t xml:space="preserve"> Die Oberfläche ist über den Menüpunkt „</w:t>
      </w:r>
      <w:r w:rsidR="009C565A" w:rsidRPr="009C565A">
        <w:rPr>
          <w:rStyle w:val="TechnicalZchn"/>
        </w:rPr>
        <w:t>Rezepte</w:t>
      </w:r>
      <w:r w:rsidR="009C565A">
        <w:t>“ erreichbar.</w:t>
      </w:r>
    </w:p>
    <w:p w:rsidR="009C565A" w:rsidRDefault="009C565A" w:rsidP="009C565A">
      <w:pPr>
        <w:keepNext/>
      </w:pPr>
      <w:r>
        <w:rPr>
          <w:noProof/>
          <w:lang w:eastAsia="de-DE"/>
        </w:rPr>
        <w:drawing>
          <wp:inline distT="0" distB="0" distL="0" distR="0" wp14:anchorId="3CB37725" wp14:editId="4BEE8DD9">
            <wp:extent cx="5760720" cy="248226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482266"/>
                    </a:xfrm>
                    <a:prstGeom prst="rect">
                      <a:avLst/>
                    </a:prstGeom>
                  </pic:spPr>
                </pic:pic>
              </a:graphicData>
            </a:graphic>
          </wp:inline>
        </w:drawing>
      </w:r>
    </w:p>
    <w:p w:rsidR="00287C01" w:rsidRDefault="009C565A" w:rsidP="009C565A">
      <w:pPr>
        <w:pStyle w:val="Beschriftung"/>
      </w:pPr>
      <w:bookmarkStart w:id="64" w:name="_Ref485723087"/>
      <w:bookmarkStart w:id="65" w:name="_Toc487188891"/>
      <w:r>
        <w:t xml:space="preserve">Abbildung </w:t>
      </w:r>
      <w:fldSimple w:instr=" SEQ Abbildung \* ARABIC ">
        <w:r w:rsidR="00F97B34">
          <w:rPr>
            <w:noProof/>
          </w:rPr>
          <w:t>15</w:t>
        </w:r>
      </w:fldSimple>
      <w:bookmarkEnd w:id="64"/>
      <w:r>
        <w:t>: Nutzeroberfläche für die Verwaltung von Rezepten im Webinterface</w:t>
      </w:r>
      <w:bookmarkEnd w:id="65"/>
    </w:p>
    <w:p w:rsidR="00752032" w:rsidRDefault="00C507A6" w:rsidP="007F5CAA">
      <w:r>
        <w:t xml:space="preserve">In dem unteren Teil der Seite wurde eine Tabelle mit allen eingetragenen Rezepten implementiert, die mithilfe der Filter darüber nach </w:t>
      </w:r>
      <w:r w:rsidR="00685E1E">
        <w:t>Rezeptn</w:t>
      </w:r>
      <w:r w:rsidR="00796766">
        <w:t>amen und Komponenten gefiltert werden können.</w:t>
      </w:r>
      <w:r w:rsidR="00685E1E">
        <w:t xml:space="preserve"> Auf der rechten Seite der Tabelle wurden Schaltflächen angebracht, um die Rezepte, nach einer weiteren Bestätigung, zu löschen.</w:t>
      </w:r>
    </w:p>
    <w:p w:rsidR="00685E1E" w:rsidRDefault="00685E1E" w:rsidP="007F5CAA">
      <w:r>
        <w:lastRenderedPageBreak/>
        <w:t xml:space="preserve">Mithilfe des Formulars im oberen Teil der Seite konnten weitere Rezepte eingetragen werden. </w:t>
      </w:r>
      <w:r w:rsidR="00255AAA">
        <w:t xml:space="preserve">Nach Eingabe der Anzahl der einzuwiegenden Komponenten wurde der Nutzer auf eine separate Seite weitergeleitet, </w:t>
      </w:r>
      <w:r w:rsidR="00703C26">
        <w:t>auf der ein weiteres Formular für die Erstellung des Rezeptes bereitgestellt wurde.</w:t>
      </w:r>
      <w:r w:rsidR="006C5663">
        <w:t xml:space="preserve"> Das Formular für ein Rezept mit 5 Komponenten ist in </w:t>
      </w:r>
      <w:r w:rsidR="006231E1">
        <w:fldChar w:fldCharType="begin"/>
      </w:r>
      <w:r w:rsidR="006231E1">
        <w:instrText xml:space="preserve"> REF _Ref485996149 \h </w:instrText>
      </w:r>
      <w:r w:rsidR="006231E1">
        <w:fldChar w:fldCharType="separate"/>
      </w:r>
      <w:r w:rsidR="00F97B34">
        <w:t xml:space="preserve">Abbildung </w:t>
      </w:r>
      <w:r w:rsidR="00F97B34">
        <w:rPr>
          <w:noProof/>
        </w:rPr>
        <w:t>16</w:t>
      </w:r>
      <w:r w:rsidR="006231E1">
        <w:fldChar w:fldCharType="end"/>
      </w:r>
      <w:r w:rsidR="006C5663">
        <w:t xml:space="preserve"> gezeigt.</w:t>
      </w:r>
    </w:p>
    <w:p w:rsidR="006C5663" w:rsidRDefault="00703C26" w:rsidP="006C5663">
      <w:pPr>
        <w:keepNext/>
      </w:pPr>
      <w:r>
        <w:rPr>
          <w:noProof/>
          <w:lang w:eastAsia="de-DE"/>
        </w:rPr>
        <w:drawing>
          <wp:inline distT="0" distB="0" distL="0" distR="0" wp14:anchorId="3317EEDE" wp14:editId="383378D7">
            <wp:extent cx="5753100" cy="21621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703C26" w:rsidRDefault="006C5663" w:rsidP="006C5663">
      <w:pPr>
        <w:pStyle w:val="Beschriftung"/>
      </w:pPr>
      <w:bookmarkStart w:id="66" w:name="_Ref485996149"/>
      <w:bookmarkStart w:id="67" w:name="_Toc487188892"/>
      <w:r>
        <w:t xml:space="preserve">Abbildung </w:t>
      </w:r>
      <w:fldSimple w:instr=" SEQ Abbildung \* ARABIC ">
        <w:r w:rsidR="00F97B34">
          <w:rPr>
            <w:noProof/>
          </w:rPr>
          <w:t>16</w:t>
        </w:r>
      </w:fldSimple>
      <w:bookmarkEnd w:id="66"/>
      <w:r>
        <w:t>: Formular für das Eintragen eines Rezeptes mit 5 Komponenten, teilweise gefüllt mit Beispielwerten</w:t>
      </w:r>
      <w:bookmarkEnd w:id="67"/>
    </w:p>
    <w:p w:rsidR="006C5663" w:rsidRDefault="000258A9" w:rsidP="006C5663">
      <w:r>
        <w:t>Im oberen Teil des Formulars wurden zwei Textfelder für den Namen und die Beschreibung des Rezeptes bereitgestellt. In einem weiteren Textfeld wurden während der Eingabe des Rezeptnamens Rezepte mit einem ähnlichen Namen angezeigt.</w:t>
      </w:r>
    </w:p>
    <w:p w:rsidR="000258A9" w:rsidRDefault="000258A9" w:rsidP="006C5663">
      <w:r>
        <w:t xml:space="preserve">Im unteren Teil des Formulars wurden Kombinationen aus zwei Drop-Down-Listen und einem Textfeld bereitgestellt, mit der die Komponenten des Rezeptes festgelegt </w:t>
      </w:r>
      <w:r w:rsidR="00372A7C">
        <w:t>werden konnten. Über die Schaltfläche darunter konnten die Eingaben abgesendet werden. In diesem Formular wurde darauf geprüft, dass keine Komponenten doppelt verwendet wurden. Weiterhin wurde auf Komponenten ohne Mengenangabe geprüft. Diese leeren Komponenten wurden bei der Speicherung ignoriert.</w:t>
      </w:r>
    </w:p>
    <w:p w:rsidR="00657319" w:rsidRDefault="00657319" w:rsidP="00657319">
      <w:pPr>
        <w:pStyle w:val="berschrift3"/>
      </w:pPr>
      <w:bookmarkStart w:id="68" w:name="_Toc487188863"/>
      <w:r>
        <w:t>5.1.4 Administrativer Bereich und Erweiterungen</w:t>
      </w:r>
      <w:bookmarkEnd w:id="68"/>
    </w:p>
    <w:p w:rsidR="00657319" w:rsidRDefault="00362F06" w:rsidP="00657319">
      <w:r>
        <w:t xml:space="preserve">Der administrative Bereich des Webinterfaces wurde nicht im Nutzerbereich verlinkt. Der Bereich </w:t>
      </w:r>
      <w:r w:rsidR="003471DD">
        <w:t>war</w:t>
      </w:r>
      <w:r>
        <w:t xml:space="preserve"> durch die manuelle Eingabe der Adresse „</w:t>
      </w:r>
      <w:r w:rsidRPr="006231E1">
        <w:rPr>
          <w:rStyle w:val="TechnicalZchn"/>
        </w:rPr>
        <w:t>Hostname/</w:t>
      </w:r>
      <w:proofErr w:type="spellStart"/>
      <w:r w:rsidRPr="006231E1">
        <w:rPr>
          <w:rStyle w:val="TechnicalZchn"/>
        </w:rPr>
        <w:t>ChemieDB</w:t>
      </w:r>
      <w:proofErr w:type="spellEnd"/>
      <w:r w:rsidRPr="006231E1">
        <w:rPr>
          <w:rStyle w:val="TechnicalZchn"/>
        </w:rPr>
        <w:t>/</w:t>
      </w:r>
      <w:proofErr w:type="spellStart"/>
      <w:r w:rsidRPr="006231E1">
        <w:rPr>
          <w:rStyle w:val="TechnicalZchn"/>
        </w:rPr>
        <w:t>Admin.php</w:t>
      </w:r>
      <w:proofErr w:type="spellEnd"/>
      <w:r>
        <w:t xml:space="preserve">“ erreichbar. </w:t>
      </w:r>
      <w:r w:rsidR="003471DD">
        <w:t>Besaß der angemeldete Nutzer keine Administrator-Rechte, wurde von dieser Seite automatisch auf die Übersichtsseite der Nutzeroberfläche weitergeleitet und eine Fehlermeldung ausgegeben.</w:t>
      </w:r>
    </w:p>
    <w:p w:rsidR="003471DD" w:rsidRDefault="00285674" w:rsidP="00657319">
      <w:r>
        <w:lastRenderedPageBreak/>
        <w:t>In dem administrativen Bereich wurden die, unter 3.1.2 beschriebenen, Funktionalitäten gewährt:</w:t>
      </w:r>
    </w:p>
    <w:p w:rsidR="00285674" w:rsidRDefault="00285674" w:rsidP="00285674">
      <w:pPr>
        <w:pStyle w:val="Listenabsatz"/>
        <w:numPr>
          <w:ilvl w:val="0"/>
          <w:numId w:val="36"/>
        </w:numPr>
      </w:pPr>
      <w:r>
        <w:t>Export und Download der Datenbank</w:t>
      </w:r>
    </w:p>
    <w:p w:rsidR="00285674" w:rsidRDefault="00285674" w:rsidP="00285674">
      <w:pPr>
        <w:pStyle w:val="Listenabsatz"/>
        <w:numPr>
          <w:ilvl w:val="0"/>
          <w:numId w:val="36"/>
        </w:numPr>
      </w:pPr>
      <w:r>
        <w:t>Entfernen aller Datensätze</w:t>
      </w:r>
    </w:p>
    <w:p w:rsidR="00285674" w:rsidRDefault="00285674" w:rsidP="00285674">
      <w:pPr>
        <w:pStyle w:val="Listenabsatz"/>
        <w:numPr>
          <w:ilvl w:val="0"/>
          <w:numId w:val="36"/>
        </w:numPr>
      </w:pPr>
      <w:r>
        <w:t>Direkter Zugriff auf alle Datensätze über das Tool phpMyAdmin</w:t>
      </w:r>
    </w:p>
    <w:p w:rsidR="004C1B24" w:rsidRDefault="004C1B24" w:rsidP="00657319">
      <w:r>
        <w:t xml:space="preserve">Der Export der Datenbank erfolgte durch </w:t>
      </w:r>
      <w:r w:rsidR="00510443">
        <w:t xml:space="preserve">das </w:t>
      </w:r>
      <w:proofErr w:type="spellStart"/>
      <w:r w:rsidR="00510443">
        <w:t>OpenSource</w:t>
      </w:r>
      <w:proofErr w:type="spellEnd"/>
      <w:r w:rsidR="00510443">
        <w:t xml:space="preserve">-Tool MySQL Dumper, das in die </w:t>
      </w:r>
      <w:r w:rsidR="00BA5366">
        <w:t>Oberfläche eingebunden wurde. Mit diesem Tool bestand die Möglichkeit, Sicherungskopien der Datenbank</w:t>
      </w:r>
      <w:r w:rsidR="00AF612C">
        <w:t xml:space="preserve"> </w:t>
      </w:r>
      <w:r w:rsidR="00BA5366">
        <w:t xml:space="preserve">anzulegen, auf dem Server zu verwalten und </w:t>
      </w:r>
      <w:r w:rsidR="00AF612C">
        <w:t xml:space="preserve">lokal zu speichern. Mithilfe der freien Software phpMyAdmin </w:t>
      </w:r>
      <w:r w:rsidR="00A457AF">
        <w:t>konnte direkt auf die Datenbank zugegriffen werden. Dabei wurde dem Nutzer sowohl eine graphische Oberfläche für einfache Abläufe als auch eine SQL-Konsole für benutzerdefinierte Arbeitsschritte zur Verfügung gestellt.</w:t>
      </w:r>
    </w:p>
    <w:p w:rsidR="000239FB" w:rsidRDefault="000239FB" w:rsidP="00657319">
      <w:r>
        <w:t>Es wurden außerdem mehrere Werkzeuge programmiert, die den Übergang von einem vorliegenden Excel-Verzeichnis zur Datenbank erleichtern sollten. Ein Tool wurde für den erleichterten Import der Sicherheitsdatenblätter entwickelt, um schnell große Mengen Sicherheitsdatenblätter in der Datenbank zu speichern. Zuerst mussten die Datenblätter in einen festgelegten Ordner in dem Webserver kopiert werden, dann konnte über das Interface der Import gestartet werden. Über eine mit C# geschriebene Anwendung wurden alle Dateinamen auf unzulässige Zeichen wie Umlaute oder ’ß‘ überprüft und gegebenenfalls angepasst. Anschließend wurde mit PHP für jede Datei ein Link erstellt und in der Datenbank gespeichert.</w:t>
      </w:r>
    </w:p>
    <w:p w:rsidR="000239FB" w:rsidRDefault="000239FB" w:rsidP="00657319">
      <w:r>
        <w:t xml:space="preserve">Ein weiteres Tool erlaubt den Import der Datensätze aus dem Excel-Verzeichnis. Die mit C# geschriebene Anwendung griff über die von Microsoft zur Verfügung gestellte </w:t>
      </w:r>
      <w:proofErr w:type="spellStart"/>
      <w:r>
        <w:t>Interop</w:t>
      </w:r>
      <w:proofErr w:type="spellEnd"/>
      <w:r>
        <w:t>-Schnittstelle auf das Verzeichnis zu und importierte alle Daten in einen Zwischenspeicher. Anschließend w</w:t>
      </w:r>
      <w:r w:rsidR="002F3123">
        <w:t>u</w:t>
      </w:r>
      <w:r>
        <w:t>rden zuerst die Kategorien, Unterkategorien, Lagerungsvorsch</w:t>
      </w:r>
      <w:r w:rsidR="002F3123">
        <w:t>riften und Hersteller in der Datenbank eingetragen</w:t>
      </w:r>
      <w:r>
        <w:t xml:space="preserve">, dann die Stoffe und abschließend die Lieferungen. Dadurch </w:t>
      </w:r>
      <w:r w:rsidR="002F3123">
        <w:t>wurde</w:t>
      </w:r>
      <w:r>
        <w:t xml:space="preserve"> sichergestellt, dass alle Datensätze, auf die verwiesen werden soll</w:t>
      </w:r>
      <w:r w:rsidR="002F3123">
        <w:t>te</w:t>
      </w:r>
      <w:r>
        <w:t xml:space="preserve">, in der Datenbank vorhanden </w:t>
      </w:r>
      <w:r w:rsidR="002F3123">
        <w:t>waren</w:t>
      </w:r>
      <w:r>
        <w:t>. Um das Tool nutzen zu können, muss</w:t>
      </w:r>
      <w:r w:rsidR="002F3123">
        <w:t>te</w:t>
      </w:r>
      <w:r>
        <w:t xml:space="preserve"> das Chemikalienverzeichnis vollständig sein, es m</w:t>
      </w:r>
      <w:r w:rsidR="002F3123">
        <w:t>u</w:t>
      </w:r>
      <w:r>
        <w:t>ss</w:t>
      </w:r>
      <w:r w:rsidR="002F3123">
        <w:t>t</w:t>
      </w:r>
      <w:r>
        <w:t>en alle obligatorischen Angaben eingetragen sein. Außerdem sollten Abweichungen wie „GmbH“ und „</w:t>
      </w:r>
      <w:proofErr w:type="spellStart"/>
      <w:r>
        <w:t>gmbh</w:t>
      </w:r>
      <w:proofErr w:type="spellEnd"/>
      <w:r>
        <w:t xml:space="preserve">“ vermieden werden. Das Tool </w:t>
      </w:r>
      <w:r w:rsidR="002F3123">
        <w:t>war</w:t>
      </w:r>
      <w:r>
        <w:t xml:space="preserve"> über die Navigationsleiste im Administrator-Bereich erreichbar und startet</w:t>
      </w:r>
      <w:r w:rsidR="002F3123">
        <w:t>e</w:t>
      </w:r>
      <w:r>
        <w:t xml:space="preserve"> automatisch den </w:t>
      </w:r>
      <w:r>
        <w:lastRenderedPageBreak/>
        <w:t>Import der Sicherheitsdatenblätter.</w:t>
      </w:r>
      <w:r w:rsidR="005F6659">
        <w:t xml:space="preserve"> Einige Attribute wie „Restmenge“ oder „Lieferdatum“ wurden in dem Excel-Verzeichnis nicht erfasst. Während des Importes wurden dafür </w:t>
      </w:r>
      <w:r w:rsidR="00AC235C">
        <w:t>Standardwerte gesetzt, beispielsweise 0 g als Restmenge oder 01.01.1901 als Lieferdatum.</w:t>
      </w:r>
    </w:p>
    <w:p w:rsidR="00A457AF" w:rsidRDefault="007A7B77" w:rsidP="00657319">
      <w:r>
        <w:t>Über die normale Navigationsleiste im Nutzer-Bereich des Webinterfaces</w:t>
      </w:r>
      <w:r w:rsidR="00074C4B">
        <w:t xml:space="preserve"> wurde</w:t>
      </w:r>
      <w:r>
        <w:t xml:space="preserve"> außerdem eine Export-Funktion für den Inhalt des Chemikalienschrankes geboten. </w:t>
      </w:r>
      <w:r w:rsidR="00074C4B">
        <w:t xml:space="preserve">Dabei wurden alle Lieferungen mit einer bestimmten Lagerungsvorschrift in einer </w:t>
      </w:r>
      <w:r w:rsidR="002F3123">
        <w:t xml:space="preserve">druckfertigen </w:t>
      </w:r>
      <w:r w:rsidR="00074C4B">
        <w:t xml:space="preserve">Excel-Datei gesammelt und zum Download angeboten. Diese Funktion sollte die Lagerhaltung </w:t>
      </w:r>
      <w:r w:rsidR="002802DE">
        <w:t xml:space="preserve">direkt </w:t>
      </w:r>
      <w:r w:rsidR="00074C4B">
        <w:t>im Labor vereinfachen</w:t>
      </w:r>
      <w:r w:rsidR="002802DE">
        <w:t xml:space="preserve"> oder kann als Grundlage für eine Inventur der Chemikalienbestände genutzt werden.</w:t>
      </w:r>
    </w:p>
    <w:p w:rsidR="00074C4B" w:rsidRDefault="00074C4B" w:rsidP="00074C4B">
      <w:pPr>
        <w:pStyle w:val="berschrift2"/>
      </w:pPr>
      <w:bookmarkStart w:id="69" w:name="_Toc487188864"/>
      <w:r>
        <w:t>5.2 Clientseitig</w:t>
      </w:r>
      <w:bookmarkEnd w:id="69"/>
    </w:p>
    <w:p w:rsidR="00074C4B" w:rsidRDefault="00074C4B" w:rsidP="00074C4B">
      <w:pPr>
        <w:pStyle w:val="berschrift3"/>
      </w:pPr>
      <w:bookmarkStart w:id="70" w:name="_Toc487188865"/>
      <w:r>
        <w:t>5.2.1 Benutzeroberfläche</w:t>
      </w:r>
      <w:bookmarkEnd w:id="70"/>
    </w:p>
    <w:p w:rsidR="00074C4B" w:rsidRDefault="00E9437C" w:rsidP="00074C4B">
      <w:r>
        <w:t>Die clientseitige Software sollte eine Schnittstelle zwischen den Laborwaagen und der Datenbank darstellen. Die Bedienung sollte durch die Mitarbeiter des Labors parallel zum Vorgang des Einwiegens stattfinden und dementsprechend so einfach wie möglich gestaltet werden, um den Bearbeiter so wenig wie möglich z</w:t>
      </w:r>
      <w:r w:rsidR="009300B9">
        <w:t>u belasten.</w:t>
      </w:r>
    </w:p>
    <w:p w:rsidR="009300B9" w:rsidRDefault="009300B9" w:rsidP="00074C4B">
      <w:r>
        <w:t>Bei Start des Programms wurde ein Anmeldefenster geöffnet, in dem der Bearbeiter die Zugangsdaten eingeben muss</w:t>
      </w:r>
      <w:r w:rsidR="0043795B">
        <w:t>te</w:t>
      </w:r>
      <w:r>
        <w:t xml:space="preserve">. Analog zu der Anmeldung im Webinterface wurde dabei eine Anfrage an einen Authentifikationsserver gesendet, um die eingegebenen Daten zu validieren. </w:t>
      </w:r>
      <w:r w:rsidR="007F62FE">
        <w:t xml:space="preserve">War die Anmeldung erfolgreich, wurde der Nutzer auf die Oberfläche der Software weitergeleitet. Wie unter 3.2.1 beschrieben, wurde die Oberfläche in 3 Bereiche gegliedert, die verschiedene Funktionalitäten bereitstellen. Dabei sollte der erste Bereich, der initial angezeigt wird, alle für Standardabläufe wichtigen </w:t>
      </w:r>
      <w:r w:rsidR="009A5457">
        <w:t xml:space="preserve">Funktionen bieten, während alle Einstellungen in anderen Bereichen getroffen werden konnten. Die initiale Oberfläche ist in </w:t>
      </w:r>
      <w:r w:rsidR="00BD792E">
        <w:fldChar w:fldCharType="begin"/>
      </w:r>
      <w:r w:rsidR="00BD792E">
        <w:instrText xml:space="preserve"> REF _Ref485824478 \h </w:instrText>
      </w:r>
      <w:r w:rsidR="00BD792E">
        <w:fldChar w:fldCharType="separate"/>
      </w:r>
      <w:r w:rsidR="00F97B34">
        <w:t xml:space="preserve">Abbildung </w:t>
      </w:r>
      <w:r w:rsidR="00F97B34">
        <w:rPr>
          <w:noProof/>
        </w:rPr>
        <w:t>17</w:t>
      </w:r>
      <w:r w:rsidR="00BD792E">
        <w:fldChar w:fldCharType="end"/>
      </w:r>
      <w:r w:rsidR="009A5457">
        <w:t xml:space="preserve"> gezeigt.</w:t>
      </w:r>
    </w:p>
    <w:p w:rsidR="009A5457" w:rsidRDefault="00BD792E" w:rsidP="009A5457">
      <w:pPr>
        <w:keepNext/>
      </w:pPr>
      <w:r>
        <w:rPr>
          <w:noProof/>
          <w:lang w:eastAsia="de-DE"/>
        </w:rPr>
        <w:lastRenderedPageBreak/>
        <w:drawing>
          <wp:inline distT="0" distB="0" distL="0" distR="0" wp14:anchorId="0575FA07" wp14:editId="1A058309">
            <wp:extent cx="5760720" cy="1466822"/>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1466822"/>
                    </a:xfrm>
                    <a:prstGeom prst="rect">
                      <a:avLst/>
                    </a:prstGeom>
                  </pic:spPr>
                </pic:pic>
              </a:graphicData>
            </a:graphic>
          </wp:inline>
        </w:drawing>
      </w:r>
    </w:p>
    <w:p w:rsidR="009A5457" w:rsidRPr="00074C4B" w:rsidRDefault="009A5457" w:rsidP="009A5457">
      <w:pPr>
        <w:pStyle w:val="Beschriftung"/>
      </w:pPr>
      <w:bookmarkStart w:id="71" w:name="_Ref485824478"/>
      <w:bookmarkStart w:id="72" w:name="_Toc487188893"/>
      <w:r>
        <w:t xml:space="preserve">Abbildung </w:t>
      </w:r>
      <w:fldSimple w:instr=" SEQ Abbildung \* ARABIC ">
        <w:r w:rsidR="00F97B34">
          <w:rPr>
            <w:noProof/>
          </w:rPr>
          <w:t>17</w:t>
        </w:r>
      </w:fldSimple>
      <w:bookmarkEnd w:id="71"/>
      <w:r>
        <w:t>: Initiale Oberfläche der clientseitigen Software</w:t>
      </w:r>
      <w:bookmarkEnd w:id="72"/>
    </w:p>
    <w:p w:rsidR="00223C37" w:rsidRDefault="009B20D1" w:rsidP="007F5CAA">
      <w:r>
        <w:t xml:space="preserve">Die Oberfläche war </w:t>
      </w:r>
      <w:r w:rsidR="009161D9">
        <w:t>geteilt</w:t>
      </w:r>
      <w:r>
        <w:t xml:space="preserve"> zwischen der Eingabemaske auf der linken Seite und der Anzeige des letzten Eintrages auf der rechten Seite. </w:t>
      </w:r>
      <w:r w:rsidR="009B2FAB">
        <w:t xml:space="preserve">In der Eingabemaske wurde ein Tabellenbereich gegeben, in dem Lieferungen aus der Datenbank mit Batchnummer und Lieferdatum aufgelistet wurden. Mithilfe des Textfeldes darüber konnten die Einträge nach dem Chemikaliennamen gefiltert werden. Dabei wurden auch die eingetragenen </w:t>
      </w:r>
      <w:r w:rsidR="00CE3966">
        <w:t>Synonyme</w:t>
      </w:r>
      <w:r w:rsidR="009B2FAB">
        <w:t xml:space="preserve"> aus der Datenbank beachtet, um die Suche zu erleichtern. Wurde eine Lieferung aus der Tabelle ausgewählt, wurden die Details der Lieferungen aus der Datenbank abgerufen und in einem Textbereich rechts der </w:t>
      </w:r>
      <w:r w:rsidR="00CE3966">
        <w:t>Tabelle</w:t>
      </w:r>
      <w:r w:rsidR="009B2FAB">
        <w:t xml:space="preserve"> angezeigt. </w:t>
      </w:r>
      <w:r w:rsidR="00CE3966">
        <w:t>Die angezeigten Attribute waren: Name der Chemikalien, Batchnummer der Lieferung, Verpackungsgröße, Lagerort, Molmasse, Sicherheitsdatenblatt und Zahlencode der GHS-Symbole.</w:t>
      </w:r>
    </w:p>
    <w:p w:rsidR="004559DA" w:rsidRDefault="00BD2208" w:rsidP="007F5CAA">
      <w:r>
        <w:t xml:space="preserve">In der Tabelle standen ebenfalls Rezepte zur Auswahl, die entweder </w:t>
      </w:r>
      <w:r w:rsidR="00EB0A88">
        <w:t>im Namen mit der Filter-</w:t>
      </w:r>
      <w:r>
        <w:t>Eingabe übereinstimm</w:t>
      </w:r>
      <w:r w:rsidR="00EB0A88">
        <w:t>t</w:t>
      </w:r>
      <w:r>
        <w:t>en oder Stoffe beinhalte</w:t>
      </w:r>
      <w:r w:rsidR="00EB0A88">
        <w:t>te</w:t>
      </w:r>
      <w:r>
        <w:t>n, die von dem Filter eingeschlossen wurden. Die Rezepte wurden mit einer grün hinterlegten ID gekennzeichnet</w:t>
      </w:r>
      <w:r w:rsidR="00B0374F">
        <w:t xml:space="preserve"> und am Anfang der Tabelle gesammelt. Außerdem wurden für die Rezepte kein Lieferdatum und keine Batchnummer </w:t>
      </w:r>
      <w:r w:rsidR="00EB0A88">
        <w:t>an</w:t>
      </w:r>
      <w:r w:rsidR="00B0374F">
        <w:t xml:space="preserve">gezeigt. Wurde ein Rezept ausgewählt, wurden in dem rechten Textfeld der Name, die Beschreibung und die Liste der Komponenten des Rezeptes angezeigt. Um ein Rezept durchzuführen, musste doppelt auf die Zeile geklickt werden. Daraufhin wurden alle Lieferungen der Stoffe, die für das Rezept benötigt wurden, in der Tabelle angezeigt. </w:t>
      </w:r>
      <w:r w:rsidR="00EB0A88">
        <w:t>In der ersten Zeile</w:t>
      </w:r>
      <w:r w:rsidR="00B0374F">
        <w:t xml:space="preserve"> </w:t>
      </w:r>
      <w:r w:rsidR="004559DA">
        <w:t xml:space="preserve">wurde weiterhin das Rezept angezeigt, um dem Bearbeiter einen schnellen Zugriff auf die benötigten Mengen zu bieten. Ein Ausschnitt der Tabelle und des Textfeldes für die Anzeige der Details eines beispielhaften Rezeptes ist in </w:t>
      </w:r>
      <w:r w:rsidR="004D6DFD">
        <w:fldChar w:fldCharType="begin"/>
      </w:r>
      <w:r w:rsidR="004D6DFD">
        <w:instrText xml:space="preserve"> REF _Ref485826573 \h </w:instrText>
      </w:r>
      <w:r w:rsidR="004D6DFD">
        <w:fldChar w:fldCharType="separate"/>
      </w:r>
      <w:r w:rsidR="00F97B34">
        <w:t xml:space="preserve">Abbildung </w:t>
      </w:r>
      <w:r w:rsidR="00F97B34">
        <w:rPr>
          <w:noProof/>
        </w:rPr>
        <w:t>18</w:t>
      </w:r>
      <w:r w:rsidR="004D6DFD">
        <w:fldChar w:fldCharType="end"/>
      </w:r>
      <w:r w:rsidR="004559DA">
        <w:t xml:space="preserve"> gezeigt.</w:t>
      </w:r>
    </w:p>
    <w:p w:rsidR="004559DA" w:rsidRDefault="004559DA" w:rsidP="004559DA">
      <w:pPr>
        <w:keepNext/>
      </w:pPr>
      <w:r>
        <w:rPr>
          <w:noProof/>
          <w:lang w:eastAsia="de-DE"/>
        </w:rPr>
        <w:lastRenderedPageBreak/>
        <w:drawing>
          <wp:inline distT="0" distB="0" distL="0" distR="0" wp14:anchorId="13EA9F09" wp14:editId="2AE3E135">
            <wp:extent cx="5760720" cy="143803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438036"/>
                    </a:xfrm>
                    <a:prstGeom prst="rect">
                      <a:avLst/>
                    </a:prstGeom>
                  </pic:spPr>
                </pic:pic>
              </a:graphicData>
            </a:graphic>
          </wp:inline>
        </w:drawing>
      </w:r>
    </w:p>
    <w:p w:rsidR="004559DA" w:rsidRDefault="004559DA" w:rsidP="004559DA">
      <w:pPr>
        <w:pStyle w:val="Beschriftung"/>
      </w:pPr>
      <w:bookmarkStart w:id="73" w:name="_Ref485826573"/>
      <w:bookmarkStart w:id="74" w:name="_Toc487188894"/>
      <w:r>
        <w:t xml:space="preserve">Abbildung </w:t>
      </w:r>
      <w:fldSimple w:instr=" SEQ Abbildung \* ARABIC ">
        <w:r w:rsidR="00F97B34">
          <w:rPr>
            <w:noProof/>
          </w:rPr>
          <w:t>18</w:t>
        </w:r>
      </w:fldSimple>
      <w:bookmarkEnd w:id="73"/>
      <w:r>
        <w:t>: Ausschnitt der graphischen Nutzeroberfläche nach Auswahl eines Rezeptes</w:t>
      </w:r>
      <w:bookmarkEnd w:id="74"/>
    </w:p>
    <w:p w:rsidR="000B3CF2" w:rsidRDefault="000B3CF2" w:rsidP="007F5CAA">
      <w:r>
        <w:t>Über der Tabelle befand sich die Schaltfläche „</w:t>
      </w:r>
      <w:r w:rsidRPr="000B3CF2">
        <w:rPr>
          <w:rStyle w:val="TechnicalZchn"/>
        </w:rPr>
        <w:t>Gewicht abfragen</w:t>
      </w:r>
      <w:r>
        <w:t xml:space="preserve">“, die das aktuelle Gewicht auf der angeschlossenen </w:t>
      </w:r>
      <w:r w:rsidR="00650AA1">
        <w:t>Waage abfragte und in dem Textfeld rechts davon anzeigte</w:t>
      </w:r>
      <w:r w:rsidR="004D6DFD">
        <w:t xml:space="preserve"> (vgl. </w:t>
      </w:r>
      <w:r w:rsidR="004D6DFD">
        <w:fldChar w:fldCharType="begin"/>
      </w:r>
      <w:r w:rsidR="004D6DFD">
        <w:instrText xml:space="preserve"> REF _Ref485824478 \h </w:instrText>
      </w:r>
      <w:r w:rsidR="004D6DFD">
        <w:fldChar w:fldCharType="separate"/>
      </w:r>
      <w:r w:rsidR="00F97B34">
        <w:t xml:space="preserve">Abbildung </w:t>
      </w:r>
      <w:r w:rsidR="00F97B34">
        <w:rPr>
          <w:noProof/>
        </w:rPr>
        <w:t>17</w:t>
      </w:r>
      <w:r w:rsidR="004D6DFD">
        <w:fldChar w:fldCharType="end"/>
      </w:r>
      <w:r w:rsidR="004D6DFD">
        <w:t>)</w:t>
      </w:r>
      <w:r w:rsidR="00650AA1">
        <w:t xml:space="preserve">. Alternativ konnte das aktuelle Gewicht </w:t>
      </w:r>
      <w:r w:rsidR="00E6746D">
        <w:t>erfasst werden, indem auf der Waage die „</w:t>
      </w:r>
      <w:r w:rsidR="00E6746D">
        <w:rPr>
          <w:rStyle w:val="TechnicalZchn"/>
        </w:rPr>
        <w:t>P</w:t>
      </w:r>
      <w:r w:rsidR="00E6746D" w:rsidRPr="00E6746D">
        <w:rPr>
          <w:rStyle w:val="TechnicalZchn"/>
        </w:rPr>
        <w:t>rint</w:t>
      </w:r>
      <w:r w:rsidR="00E6746D">
        <w:t xml:space="preserve">“-Taste gedrückt wurde. Dieser Vorgang startete automatisch die Speicherung des aktuellen Gewichtes als Verbrauch in der Datenbank ein. </w:t>
      </w:r>
      <w:r w:rsidR="00EB0A88">
        <w:t>Die</w:t>
      </w:r>
      <w:r w:rsidR="00650AA1">
        <w:t xml:space="preserve"> Schaltfläche „</w:t>
      </w:r>
      <w:r w:rsidR="00650AA1" w:rsidRPr="00650AA1">
        <w:rPr>
          <w:rStyle w:val="TechnicalZchn"/>
        </w:rPr>
        <w:t>Eintragen</w:t>
      </w:r>
      <w:r w:rsidR="00650AA1">
        <w:t xml:space="preserve">“ wurde </w:t>
      </w:r>
      <w:r w:rsidR="00E6746D">
        <w:t>für die Speicherung von manuell eingetragenen oder korrigierten Gewichten konzipiert und startet ebenfalls die Speicherung des Verbrauchs. I</w:t>
      </w:r>
      <w:r w:rsidR="00BD2208">
        <w:t xml:space="preserve">n beiden Speichervorgängen wurde zuerst auf ein gültiges Zahlenformat des Gewichtes </w:t>
      </w:r>
      <w:r w:rsidR="004D6DFD">
        <w:t>und auf die Auswahl einer gültigen Chemikalienlieferu</w:t>
      </w:r>
      <w:r w:rsidR="00EB0A88">
        <w:t>ng geprüft. Anschließend wurde</w:t>
      </w:r>
      <w:r w:rsidR="008041AD">
        <w:t>n</w:t>
      </w:r>
      <w:r w:rsidR="004D6DFD">
        <w:t xml:space="preserve"> die verbrauchte Menge</w:t>
      </w:r>
      <w:r w:rsidR="00A825EC">
        <w:t>, die</w:t>
      </w:r>
      <w:r w:rsidR="004D6DFD">
        <w:t xml:space="preserve"> ID der Lieferung </w:t>
      </w:r>
      <w:r w:rsidR="00A825EC">
        <w:t xml:space="preserve">und der angemeldete Bearbeiter </w:t>
      </w:r>
      <w:r w:rsidR="004D6DFD">
        <w:t>in der Datenbank in der Tabelle „</w:t>
      </w:r>
      <w:r w:rsidR="004D6DFD" w:rsidRPr="004D6DFD">
        <w:rPr>
          <w:rStyle w:val="TechnicalZchn"/>
        </w:rPr>
        <w:t>Verbrauch</w:t>
      </w:r>
      <w:r w:rsidR="004D6DFD">
        <w:t>“ gespeichert und die Restmenge der Lieferung um die eingetragene Menge gesenkt.</w:t>
      </w:r>
    </w:p>
    <w:p w:rsidR="00A825EC" w:rsidRDefault="00A825EC" w:rsidP="007F5CAA">
      <w:r>
        <w:t>Über eine weitere Schaltfläche mit dem Titel „</w:t>
      </w:r>
      <w:r w:rsidRPr="00A825EC">
        <w:rPr>
          <w:rStyle w:val="TechnicalZchn"/>
        </w:rPr>
        <w:t>Benutzer wechseln</w:t>
      </w:r>
      <w:r>
        <w:t xml:space="preserve">“ konnte der Bearbeiter gewechselt werden. Dabei wurde erneut das Anmeldefenster gezeigt und nach Verifizierung der Anmeldedaten geschlossen. Wurde das Authentifizierungsfenster während des Vorgangs manuell geschlossen, blieb der aktuelle Bearbeiter angemeldet. Diese Funktionalität sollte den schnellen Wechsel zwischen den Labormitarbeitern ermöglichen, indem die Software </w:t>
      </w:r>
      <w:r w:rsidR="008977E2">
        <w:t>für die Ummeldung nicht geschlossen werden musste.</w:t>
      </w:r>
    </w:p>
    <w:p w:rsidR="008977E2" w:rsidRDefault="008977E2" w:rsidP="007F5CAA">
      <w:r>
        <w:t>Auf der rechten Seite der Nutzeroberfläche wurde ein separater Bereich für die Anzeige des letzten Verbrauches integriert</w:t>
      </w:r>
      <w:r w:rsidR="00FA08DE">
        <w:t xml:space="preserve"> (vgl. </w:t>
      </w:r>
      <w:r w:rsidR="00FA08DE">
        <w:fldChar w:fldCharType="begin"/>
      </w:r>
      <w:r w:rsidR="00FA08DE">
        <w:instrText xml:space="preserve"> REF _Ref485824478 \h </w:instrText>
      </w:r>
      <w:r w:rsidR="00FA08DE">
        <w:fldChar w:fldCharType="separate"/>
      </w:r>
      <w:r w:rsidR="00F97B34">
        <w:t xml:space="preserve">Abbildung </w:t>
      </w:r>
      <w:r w:rsidR="00F97B34">
        <w:rPr>
          <w:noProof/>
        </w:rPr>
        <w:t>17</w:t>
      </w:r>
      <w:r w:rsidR="00FA08DE">
        <w:fldChar w:fldCharType="end"/>
      </w:r>
      <w:r w:rsidR="00FA08DE">
        <w:t>)</w:t>
      </w:r>
      <w:r>
        <w:t xml:space="preserve">. In diesem </w:t>
      </w:r>
      <w:r w:rsidR="00BE48CD">
        <w:t>Feld</w:t>
      </w:r>
      <w:r>
        <w:t xml:space="preserve"> wurde</w:t>
      </w:r>
      <w:r w:rsidR="00FD4A7D">
        <w:t xml:space="preserve">n die Werte </w:t>
      </w:r>
      <w:r w:rsidR="00926074">
        <w:t xml:space="preserve">des letzten eingetragenen Verbrauchs angezeigt. </w:t>
      </w:r>
      <w:r w:rsidR="00DE3C5B">
        <w:t>Über die Schaltfläche „</w:t>
      </w:r>
      <w:r w:rsidR="00DE3C5B" w:rsidRPr="00DE3C5B">
        <w:rPr>
          <w:rStyle w:val="TechnicalZchn"/>
        </w:rPr>
        <w:t>Entfernen</w:t>
      </w:r>
      <w:r w:rsidR="00DE3C5B">
        <w:t>“ konnte</w:t>
      </w:r>
      <w:r w:rsidR="00DB2DFD">
        <w:t xml:space="preserve"> der Eintrag aus der Datenbank gelöscht werden. Dabei wurde die Restmenge der </w:t>
      </w:r>
      <w:r w:rsidR="00490609">
        <w:t>eingetragenen</w:t>
      </w:r>
      <w:r w:rsidR="00DB2DFD">
        <w:t xml:space="preserve"> Lieferung</w:t>
      </w:r>
      <w:r w:rsidR="00490609">
        <w:t xml:space="preserve"> um die gespeicherte Verbrauchsmenge erhöht</w:t>
      </w:r>
      <w:r w:rsidR="00DB2DFD">
        <w:t>. Über die Schaltfläche „</w:t>
      </w:r>
      <w:r w:rsidR="00DB2DFD" w:rsidRPr="00DB2DFD">
        <w:rPr>
          <w:rStyle w:val="TechnicalZchn"/>
        </w:rPr>
        <w:t>Ändern</w:t>
      </w:r>
      <w:r w:rsidR="00DB2DFD">
        <w:t xml:space="preserve">“ konnte der gezeigte </w:t>
      </w:r>
      <w:r w:rsidR="00DB2DFD">
        <w:lastRenderedPageBreak/>
        <w:t xml:space="preserve">Verbrauch geändert werden. Nach dem Klick auf die Schaltfläche </w:t>
      </w:r>
      <w:r w:rsidR="00E67CC0">
        <w:t xml:space="preserve">wurde die gespeicherte Lieferung in der Tabelle ausgewählt und die verbrauchte Menge in dem Textfeld für die Gewichtsangabe eingetragen. Der Nutzer hatte nun die Möglichkeit, Änderungen </w:t>
      </w:r>
      <w:r w:rsidR="00490609">
        <w:t>an der</w:t>
      </w:r>
      <w:r w:rsidR="00E67CC0">
        <w:t xml:space="preserve"> </w:t>
      </w:r>
      <w:r w:rsidR="00490609">
        <w:t>Verbrauchsm</w:t>
      </w:r>
      <w:r w:rsidR="00E67CC0">
        <w:t xml:space="preserve">enge vorzunehmen oder eine andere Lieferung auszuwählen, bevor die Änderungen mit einem zweiten Klick auf die Schaltfläche gespeichert wurden. Für die Speicherung wurde zuerst der </w:t>
      </w:r>
      <w:r w:rsidR="007C18DC">
        <w:t xml:space="preserve">fehlerhafte Eintrag in der Verbrauchstabelle gelöscht und die Restmenge der gespeicherten Lieferung um die </w:t>
      </w:r>
      <w:r w:rsidR="00FA08DE">
        <w:t>Verbrau</w:t>
      </w:r>
      <w:r w:rsidR="00846E22">
        <w:t>chsm</w:t>
      </w:r>
      <w:r w:rsidR="007C18DC">
        <w:t>enge erhöht. Anschließend wurde ein neuer Eintrag in die Tabelle „Verbrauch“ mit den angepassten Werten gespeichert und die Restmenge der ausgewählten Lieferung um die entsprechende Menge gesenkt.</w:t>
      </w:r>
    </w:p>
    <w:p w:rsidR="00EC651F" w:rsidRDefault="00EC651F" w:rsidP="00EC651F">
      <w:pPr>
        <w:pStyle w:val="berschrift3"/>
      </w:pPr>
      <w:bookmarkStart w:id="75" w:name="_Toc487188866"/>
      <w:r>
        <w:t>5.2.2 Serielle Schnittstelle</w:t>
      </w:r>
      <w:bookmarkEnd w:id="75"/>
    </w:p>
    <w:p w:rsidR="00C9590C" w:rsidRDefault="009A3216" w:rsidP="007F5CAA">
      <w:r>
        <w:t>In dem Reiter „</w:t>
      </w:r>
      <w:r w:rsidRPr="009A3216">
        <w:rPr>
          <w:rStyle w:val="TechnicalZchn"/>
        </w:rPr>
        <w:t>Serielle Schnittstelle</w:t>
      </w:r>
      <w:r>
        <w:t xml:space="preserve">“ bestand die Möglichkeit, die Parameter der seriellen Übertragung zu ändern oder zwischen verschiedenen seriellen Anschlüssen zu wechseln. Ein Überblick der bereitgestellten Nutzeroberfläche ist in </w:t>
      </w:r>
      <w:r>
        <w:fldChar w:fldCharType="begin"/>
      </w:r>
      <w:r>
        <w:instrText xml:space="preserve"> REF _Ref485886674 \h </w:instrText>
      </w:r>
      <w:r>
        <w:fldChar w:fldCharType="separate"/>
      </w:r>
      <w:r w:rsidR="00F97B34">
        <w:t xml:space="preserve">Abbildung </w:t>
      </w:r>
      <w:r w:rsidR="00F97B34">
        <w:rPr>
          <w:noProof/>
        </w:rPr>
        <w:t>19</w:t>
      </w:r>
      <w:r>
        <w:fldChar w:fldCharType="end"/>
      </w:r>
      <w:r>
        <w:t xml:space="preserve"> gegeben.</w:t>
      </w:r>
    </w:p>
    <w:p w:rsidR="009A3216" w:rsidRDefault="00442CD4" w:rsidP="009A3216">
      <w:pPr>
        <w:keepNext/>
      </w:pPr>
      <w:r>
        <w:rPr>
          <w:noProof/>
          <w:lang w:eastAsia="de-DE"/>
        </w:rPr>
        <w:drawing>
          <wp:inline distT="0" distB="0" distL="0" distR="0">
            <wp:extent cx="5753100" cy="20955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095500"/>
                    </a:xfrm>
                    <a:prstGeom prst="rect">
                      <a:avLst/>
                    </a:prstGeom>
                    <a:noFill/>
                    <a:ln>
                      <a:noFill/>
                    </a:ln>
                  </pic:spPr>
                </pic:pic>
              </a:graphicData>
            </a:graphic>
          </wp:inline>
        </w:drawing>
      </w:r>
    </w:p>
    <w:p w:rsidR="00C9590C" w:rsidRDefault="009A3216" w:rsidP="009A3216">
      <w:pPr>
        <w:pStyle w:val="Beschriftung"/>
      </w:pPr>
      <w:bookmarkStart w:id="76" w:name="_Ref485886674"/>
      <w:bookmarkStart w:id="77" w:name="_Toc487188895"/>
      <w:r>
        <w:t xml:space="preserve">Abbildung </w:t>
      </w:r>
      <w:fldSimple w:instr=" SEQ Abbildung \* ARABIC ">
        <w:r w:rsidR="00F97B34">
          <w:rPr>
            <w:noProof/>
          </w:rPr>
          <w:t>19</w:t>
        </w:r>
      </w:fldSimple>
      <w:bookmarkEnd w:id="76"/>
      <w:r>
        <w:t>: Oberfläche zur Konfiguration der seriellen Schnittstelle in der clientseitigen Software</w:t>
      </w:r>
      <w:bookmarkEnd w:id="77"/>
    </w:p>
    <w:p w:rsidR="00965BB3" w:rsidRDefault="005629F6" w:rsidP="007F5CAA">
      <w:r>
        <w:t>Die Konfiguration erfolgte benutzerfreundlich über die Auswahl von Optionen aus Drop-Down-Listen.</w:t>
      </w:r>
      <w:r w:rsidR="00442CD4">
        <w:t xml:space="preserve"> Es konnten die genutzte Schnittstelle am Rechner, die verwendete Baudrate sowie die Parameter Paritätsbits, Stoppbits und Handshakeprotokoll verändert werden.</w:t>
      </w:r>
      <w:r>
        <w:t xml:space="preserve"> Über die Schaltfläche „</w:t>
      </w:r>
      <w:proofErr w:type="spellStart"/>
      <w:r w:rsidRPr="005629F6">
        <w:rPr>
          <w:rStyle w:val="TechnicalZchn"/>
        </w:rPr>
        <w:t>Reset</w:t>
      </w:r>
      <w:proofErr w:type="spellEnd"/>
      <w:r>
        <w:t xml:space="preserve">“ konnten Änderungen der </w:t>
      </w:r>
      <w:r w:rsidR="00F009FE">
        <w:t>Einst</w:t>
      </w:r>
      <w:r w:rsidR="008D68FA">
        <w:t>e</w:t>
      </w:r>
      <w:r w:rsidR="00F009FE">
        <w:t>llungen</w:t>
      </w:r>
      <w:r>
        <w:t xml:space="preserve"> rückgängig gemacht werden</w:t>
      </w:r>
      <w:r w:rsidR="005D19D8">
        <w:t>. Mithilfe der Schaltfläche „</w:t>
      </w:r>
      <w:r w:rsidR="005D19D8" w:rsidRPr="005D19D8">
        <w:rPr>
          <w:rStyle w:val="TechnicalZchn"/>
        </w:rPr>
        <w:t>Port öffnen</w:t>
      </w:r>
      <w:r w:rsidR="005D19D8">
        <w:t xml:space="preserve">“ konnte die Verbindung zu der Waage hergestellt oder geschlossen werden. </w:t>
      </w:r>
      <w:r w:rsidR="00965BB3">
        <w:t xml:space="preserve">Beim Herstellen der Verbindung wurden weiterhin alle Einstellungen der </w:t>
      </w:r>
      <w:r w:rsidR="00965BB3">
        <w:lastRenderedPageBreak/>
        <w:t>seriellen Schnittstelle in einer Datei gespeichert und bei Neustart der Software aus der Datei geladen.</w:t>
      </w:r>
    </w:p>
    <w:p w:rsidR="00BD792E" w:rsidRDefault="005D19D8" w:rsidP="007F5CAA">
      <w:r>
        <w:t xml:space="preserve">In dem oberen Teil des Reiters wurde ein serielles Terminal zur Verfügung gestellt, mit dem einfache Befehle an die Waage übertragen und die Antwort dargestellt werden konnte. </w:t>
      </w:r>
      <w:r w:rsidR="00823198">
        <w:t xml:space="preserve">So konnten beispielsweise aktuelle </w:t>
      </w:r>
      <w:proofErr w:type="spellStart"/>
      <w:r w:rsidR="00823198">
        <w:t>Wägewerte</w:t>
      </w:r>
      <w:proofErr w:type="spellEnd"/>
      <w:r w:rsidR="00823198">
        <w:t xml:space="preserve"> abgerufen oder Tara-Funktionen aufgerufen werden. Weiterhin konnte der Auto-Print-Modus aktiviert werden, bei dem die Waage nach Stabilisierung des Gewichtes automatisch die aktuellen Werte an die Software sendete.</w:t>
      </w:r>
    </w:p>
    <w:p w:rsidR="00EC651F" w:rsidRDefault="00EC651F" w:rsidP="00EC651F">
      <w:pPr>
        <w:pStyle w:val="berschrift3"/>
      </w:pPr>
      <w:bookmarkStart w:id="78" w:name="_Toc487188867"/>
      <w:r>
        <w:t>5.2.3 Datenbankverbindung</w:t>
      </w:r>
      <w:bookmarkEnd w:id="78"/>
    </w:p>
    <w:p w:rsidR="005629F6" w:rsidRDefault="002B7CD7" w:rsidP="007F5CAA">
      <w:r>
        <w:t xml:space="preserve">Für die Verbindung zu dem MySQL-Server wurde die </w:t>
      </w:r>
      <w:proofErr w:type="spellStart"/>
      <w:r>
        <w:t>OpenSource</w:t>
      </w:r>
      <w:proofErr w:type="spellEnd"/>
      <w:r>
        <w:t xml:space="preserve">-Software „Connector/Net“ von Oracle Corp. verwendet. </w:t>
      </w:r>
      <w:r w:rsidR="00E63BFC">
        <w:t>In dem Reiter „</w:t>
      </w:r>
      <w:r w:rsidR="00E63BFC" w:rsidRPr="00E63BFC">
        <w:rPr>
          <w:rStyle w:val="TechnicalZchn"/>
        </w:rPr>
        <w:t>Datenbank</w:t>
      </w:r>
      <w:r w:rsidR="00E63BFC">
        <w:t>“</w:t>
      </w:r>
      <w:r w:rsidR="00386F8A">
        <w:t xml:space="preserve"> wurde die Möglichkeit zur Konfiguration der Verbindung mit der Chemikaliendatenbank geboten. </w:t>
      </w:r>
      <w:r w:rsidR="009D4BBA">
        <w:t xml:space="preserve">Parameter der Verbindung waren der Hostname, der genutzte Port der MySQL-Datenbank, der in der Datenbank registrierte Nutzername und das entsprechende Passwort. Die Oberfläche in dem Reiter ist in </w:t>
      </w:r>
      <w:r w:rsidR="003F3FAB">
        <w:fldChar w:fldCharType="begin"/>
      </w:r>
      <w:r w:rsidR="003F3FAB">
        <w:instrText xml:space="preserve"> REF _Ref485889924 \h </w:instrText>
      </w:r>
      <w:r w:rsidR="003F3FAB">
        <w:fldChar w:fldCharType="separate"/>
      </w:r>
      <w:r w:rsidR="00F97B34">
        <w:t xml:space="preserve">Abbildung </w:t>
      </w:r>
      <w:r w:rsidR="00F97B34">
        <w:rPr>
          <w:noProof/>
        </w:rPr>
        <w:t>20</w:t>
      </w:r>
      <w:r w:rsidR="003F3FAB">
        <w:fldChar w:fldCharType="end"/>
      </w:r>
      <w:r w:rsidR="009D4BBA">
        <w:t xml:space="preserve"> gezeigt</w:t>
      </w:r>
    </w:p>
    <w:p w:rsidR="009D4BBA" w:rsidRDefault="003F3FAB" w:rsidP="009D4BBA">
      <w:pPr>
        <w:keepNext/>
      </w:pPr>
      <w:r>
        <w:rPr>
          <w:noProof/>
          <w:lang w:eastAsia="de-DE"/>
        </w:rPr>
        <w:drawing>
          <wp:inline distT="0" distB="0" distL="0" distR="0">
            <wp:extent cx="5753100" cy="12668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266825"/>
                    </a:xfrm>
                    <a:prstGeom prst="rect">
                      <a:avLst/>
                    </a:prstGeom>
                    <a:noFill/>
                    <a:ln>
                      <a:noFill/>
                    </a:ln>
                  </pic:spPr>
                </pic:pic>
              </a:graphicData>
            </a:graphic>
          </wp:inline>
        </w:drawing>
      </w:r>
    </w:p>
    <w:p w:rsidR="009D4BBA" w:rsidRDefault="009D4BBA" w:rsidP="009D4BBA">
      <w:pPr>
        <w:pStyle w:val="Beschriftung"/>
      </w:pPr>
      <w:bookmarkStart w:id="79" w:name="_Ref485889924"/>
      <w:bookmarkStart w:id="80" w:name="_Toc487188896"/>
      <w:r>
        <w:t xml:space="preserve">Abbildung </w:t>
      </w:r>
      <w:fldSimple w:instr=" SEQ Abbildung \* ARABIC ">
        <w:r w:rsidR="00F97B34">
          <w:rPr>
            <w:noProof/>
          </w:rPr>
          <w:t>20</w:t>
        </w:r>
      </w:fldSimple>
      <w:bookmarkEnd w:id="79"/>
      <w:r>
        <w:t>: Oberfläche zur Konfiguration der Datenbankverbindung in der clientseitigen Software</w:t>
      </w:r>
      <w:bookmarkEnd w:id="80"/>
    </w:p>
    <w:p w:rsidR="003F3FAB" w:rsidRDefault="004E43A5" w:rsidP="003F3FAB">
      <w:r>
        <w:t xml:space="preserve">Der Inhalt des Password-Feldes wurde automatisch </w:t>
      </w:r>
      <w:r w:rsidR="005D3126">
        <w:t>mit Punkten ersetzt</w:t>
      </w:r>
      <w:r>
        <w:t>, um die Sicherheit der Eingaben zu gewährleisten. Nach der Bestätigung mit der „</w:t>
      </w:r>
      <w:r w:rsidRPr="004E43A5">
        <w:rPr>
          <w:rStyle w:val="TechnicalZchn"/>
        </w:rPr>
        <w:t>Anwenden</w:t>
      </w:r>
      <w:r>
        <w:t xml:space="preserve">“-Schaltfläche wurde mit den aktuellen Einstellungen versucht, eine Verbindung zu einer Datenbank aufzubauen. </w:t>
      </w:r>
      <w:r w:rsidR="00CC00D5">
        <w:t>Wurde die Verbindung bestätigt, wurden alle Einstellungen in einer Datei gespeichert und bei jedem weiteren Systemstart automatisch wieder verwendet.</w:t>
      </w:r>
      <w:r w:rsidR="001A7238">
        <w:t xml:space="preserve"> Das eingegebene Passwort wurde dabei</w:t>
      </w:r>
      <w:r w:rsidR="00F53D9E">
        <w:t xml:space="preserve"> verschlüsselt gespeichert, um das Auslesen aus der Datei zu verhindern. Für die Verschlüsselung wurde der symmetrische Blockverschlüsselungsalgorithmus </w:t>
      </w:r>
      <w:proofErr w:type="spellStart"/>
      <w:r w:rsidR="00F53D9E" w:rsidRPr="00EC651F">
        <w:rPr>
          <w:i/>
        </w:rPr>
        <w:t>Blowfish</w:t>
      </w:r>
      <w:proofErr w:type="spellEnd"/>
      <w:r w:rsidR="00F53D9E">
        <w:t xml:space="preserve"> verwendet. Die verwendete C#-Implementation stammte aus dem </w:t>
      </w:r>
      <w:proofErr w:type="spellStart"/>
      <w:r w:rsidR="00F53D9E">
        <w:t>OpenSource</w:t>
      </w:r>
      <w:proofErr w:type="spellEnd"/>
      <w:r w:rsidR="00F53D9E">
        <w:t xml:space="preserve">-Projekt </w:t>
      </w:r>
      <w:r w:rsidR="002B7CD7">
        <w:t>„</w:t>
      </w:r>
      <w:proofErr w:type="spellStart"/>
      <w:r w:rsidR="00F53D9E" w:rsidRPr="00253154">
        <w:t>Blowfish</w:t>
      </w:r>
      <w:proofErr w:type="spellEnd"/>
      <w:r w:rsidR="00F53D9E" w:rsidRPr="00253154">
        <w:t xml:space="preserve"> Block </w:t>
      </w:r>
      <w:proofErr w:type="spellStart"/>
      <w:r w:rsidR="00F53D9E" w:rsidRPr="00253154">
        <w:t>Cipher</w:t>
      </w:r>
      <w:proofErr w:type="spellEnd"/>
      <w:r w:rsidR="00F53D9E">
        <w:t xml:space="preserve"> C#“ von Defuse.ca. </w:t>
      </w:r>
      <w:r w:rsidR="00CC00D5">
        <w:t xml:space="preserve">Konnte die </w:t>
      </w:r>
      <w:r w:rsidR="00CC00D5">
        <w:lastRenderedPageBreak/>
        <w:t>Verbindung nicht hergestellt werden, konnte mit der „</w:t>
      </w:r>
      <w:proofErr w:type="spellStart"/>
      <w:r w:rsidR="00CC00D5" w:rsidRPr="00CC00D5">
        <w:rPr>
          <w:rStyle w:val="TechnicalZchn"/>
        </w:rPr>
        <w:t>Reset</w:t>
      </w:r>
      <w:proofErr w:type="spellEnd"/>
      <w:r w:rsidR="00CC00D5">
        <w:t>“-Schaltfläche die letzte funktionierende Konfiguration wiederhergestellt werden.</w:t>
      </w:r>
    </w:p>
    <w:p w:rsidR="00F73DF8" w:rsidRDefault="00054412" w:rsidP="003F3FAB">
      <w:r>
        <w:t xml:space="preserve">Die in der Oberfläche erforderlichen Anmeldedaten entsprechen dabei nicht den Anmeldedaten für die Software oder das Webinterface, sondern sind </w:t>
      </w:r>
      <w:r w:rsidR="00925F49">
        <w:t>von dem</w:t>
      </w:r>
      <w:r>
        <w:t xml:space="preserve"> MySQL</w:t>
      </w:r>
      <w:r w:rsidR="00925F49">
        <w:t>-Server</w:t>
      </w:r>
      <w:r>
        <w:t xml:space="preserve"> </w:t>
      </w:r>
      <w:r w:rsidR="00925F49">
        <w:t xml:space="preserve">verwaltete Nutzer und für die Rechteverwaltung bei Zugriffen auf die Datenbanken relevant. So können in dem MySQL-Server Nutzer festgelegt werden, die </w:t>
      </w:r>
      <w:r w:rsidR="001A7238">
        <w:t>ausschließlich Daten lesen können, ohne Änderungen durchführen zu können. In diesem Fall konnte die Client-Software die Verbindung herstelle</w:t>
      </w:r>
      <w:r w:rsidR="00C306CA">
        <w:t>n</w:t>
      </w:r>
      <w:r w:rsidR="001A7238">
        <w:t>, konnte allerdings keinen Verbrauch in der Datenbank speichern, löschen oder ändern.</w:t>
      </w:r>
      <w:r w:rsidR="00C306CA">
        <w:t xml:space="preserve"> </w:t>
      </w:r>
      <w:r w:rsidR="00D65C0D">
        <w:t>Es sollte für die Clientsoftware stets ein Nutzer angelegt werden mit Rechten zur Datenänderung, aber ohne Rechte zur Änderung der Datenbankstruktur.</w:t>
      </w:r>
    </w:p>
    <w:p w:rsidR="00F73DF8" w:rsidRDefault="00F73DF8">
      <w:pPr>
        <w:spacing w:line="276" w:lineRule="auto"/>
        <w:jc w:val="left"/>
      </w:pPr>
    </w:p>
    <w:p w:rsidR="00F73DF8" w:rsidRDefault="00F73DF8">
      <w:pPr>
        <w:spacing w:line="276" w:lineRule="auto"/>
        <w:jc w:val="left"/>
        <w:sectPr w:rsidR="00F73DF8" w:rsidSect="00033BF9">
          <w:headerReference w:type="default" r:id="rId30"/>
          <w:pgSz w:w="11906" w:h="16838"/>
          <w:pgMar w:top="1417" w:right="1417" w:bottom="1134" w:left="1417" w:header="708" w:footer="708" w:gutter="0"/>
          <w:pgNumType w:start="1"/>
          <w:cols w:space="708"/>
          <w:docGrid w:linePitch="360"/>
        </w:sectPr>
      </w:pPr>
    </w:p>
    <w:p w:rsidR="001A7238" w:rsidRDefault="00F73DF8" w:rsidP="00F73DF8">
      <w:pPr>
        <w:pStyle w:val="berschrift1"/>
      </w:pPr>
      <w:bookmarkStart w:id="81" w:name="_Toc487188868"/>
      <w:r>
        <w:lastRenderedPageBreak/>
        <w:t>6 Produktionsumgebung</w:t>
      </w:r>
      <w:bookmarkEnd w:id="81"/>
    </w:p>
    <w:p w:rsidR="00D95888" w:rsidRDefault="00D95888" w:rsidP="00D95888">
      <w:pPr>
        <w:pStyle w:val="berschrift2"/>
      </w:pPr>
      <w:bookmarkStart w:id="82" w:name="_Toc487188869"/>
      <w:r>
        <w:t>6.1 Serverseitig</w:t>
      </w:r>
      <w:bookmarkEnd w:id="82"/>
    </w:p>
    <w:p w:rsidR="00D95888" w:rsidRPr="00D95888" w:rsidRDefault="00D95888" w:rsidP="00D95888">
      <w:pPr>
        <w:pStyle w:val="berschrift3"/>
      </w:pPr>
      <w:bookmarkStart w:id="83" w:name="_Toc487188870"/>
      <w:r>
        <w:t>6.1.1 Einsatz</w:t>
      </w:r>
      <w:bookmarkEnd w:id="83"/>
    </w:p>
    <w:p w:rsidR="00BE6BA6" w:rsidRDefault="00104F41" w:rsidP="00104F41">
      <w:r>
        <w:t xml:space="preserve">Die Software wurde zum Zeitpunkt dieser Arbeit in dem beschriebenen Funktionsumfang in der QuoData GmbH unter realen Bedingungen verwendet. Die Chemikaliendatenbank lief dabei auf </w:t>
      </w:r>
      <w:r w:rsidR="00BE6BA6">
        <w:t>der</w:t>
      </w:r>
      <w:r>
        <w:t xml:space="preserve"> virtuellen Maschine</w:t>
      </w:r>
      <w:r w:rsidR="00BE6BA6">
        <w:t xml:space="preserve"> </w:t>
      </w:r>
      <w:r w:rsidR="00D95888">
        <w:rPr>
          <w:i/>
        </w:rPr>
        <w:t>intern</w:t>
      </w:r>
      <w:r w:rsidR="00BE6BA6" w:rsidRPr="00BE6BA6">
        <w:rPr>
          <w:i/>
        </w:rPr>
        <w:t>01</w:t>
      </w:r>
      <w:r>
        <w:t xml:space="preserve"> mit einem </w:t>
      </w:r>
      <w:proofErr w:type="spellStart"/>
      <w:r>
        <w:t>Softwarestack</w:t>
      </w:r>
      <w:proofErr w:type="spellEnd"/>
      <w:r>
        <w:t xml:space="preserve"> aus Windows 7 Professional </w:t>
      </w:r>
      <w:r w:rsidR="00DE194E">
        <w:t xml:space="preserve">und dem XAMPP-Paket mit einem Apache 2.4 Webserver und einer MySQL-Datenbank. Die virtuelle Maschine lief auf einem </w:t>
      </w:r>
      <w:proofErr w:type="spellStart"/>
      <w:r w:rsidR="00DE194E">
        <w:t>HyperV</w:t>
      </w:r>
      <w:proofErr w:type="spellEnd"/>
      <w:r w:rsidR="00DE194E">
        <w:t xml:space="preserve">-Host mit Windows Server 2012 Standard, der mit dem lokalen Netzwerk der QuoData GmbH verbunden </w:t>
      </w:r>
      <w:r w:rsidR="001F3A5B">
        <w:t>und nicht über das Internet erreichbar war.</w:t>
      </w:r>
      <w:r w:rsidR="0060216F">
        <w:t xml:space="preserve"> Für den Zugriff auf die Datenbank durch die clientseitige Software der Chemikaliendatenbank wurde ein neuer Benutzer angelegt, der ausschließlich auf die benötigte Datenbank zugreifen konnte und keine Rechte für die Veränderung ihrer Struktur besaß. </w:t>
      </w:r>
      <w:r w:rsidR="004F44EF">
        <w:t>Der Zugang zu dem Webinterface und der Client-Software wurde über den firmeninternen LDAP-Server realisiert. Jeder Mitarbeiter der „</w:t>
      </w:r>
      <w:r w:rsidR="004F44EF" w:rsidRPr="004F44EF">
        <w:rPr>
          <w:rStyle w:val="TechnicalZchn"/>
        </w:rPr>
        <w:t>Labor</w:t>
      </w:r>
      <w:r w:rsidR="004F44EF">
        <w:t>“-Gruppe wurde für den Zugang autorisiert, Administratoren wurden außerdem der „</w:t>
      </w:r>
      <w:proofErr w:type="spellStart"/>
      <w:r w:rsidR="004F44EF" w:rsidRPr="004F44EF">
        <w:rPr>
          <w:rStyle w:val="TechnicalZchn"/>
        </w:rPr>
        <w:t>ChemieDB</w:t>
      </w:r>
      <w:proofErr w:type="spellEnd"/>
      <w:r w:rsidR="004F44EF" w:rsidRPr="004F44EF">
        <w:rPr>
          <w:rStyle w:val="TechnicalZchn"/>
        </w:rPr>
        <w:t>-Admin</w:t>
      </w:r>
      <w:r w:rsidR="004F44EF">
        <w:t>“-Gruppe zugewiesen.</w:t>
      </w:r>
      <w:r w:rsidR="00AD0B0A">
        <w:t xml:space="preserve"> Der direkte Zugriff auf die virtuelle Maschine war den Systemadministratoren der QuoData GmbH vorbehalten.</w:t>
      </w:r>
    </w:p>
    <w:p w:rsidR="00AD0B0A" w:rsidRDefault="00AD0B0A" w:rsidP="00104F41">
      <w:r>
        <w:t xml:space="preserve">Um die Sicherheit der gespeicherten Daten zu gewährleisten, lief auf dem Host der virtuellen Maschine ein </w:t>
      </w:r>
      <w:proofErr w:type="spellStart"/>
      <w:r>
        <w:t>PowerShell</w:t>
      </w:r>
      <w:proofErr w:type="spellEnd"/>
      <w:r>
        <w:t>-Script, das mithilfe de</w:t>
      </w:r>
      <w:r w:rsidR="009A49DE">
        <w:t>s</w:t>
      </w:r>
      <w:r>
        <w:t xml:space="preserve"> </w:t>
      </w:r>
      <w:r w:rsidRPr="00AD0B0A">
        <w:rPr>
          <w:i/>
        </w:rPr>
        <w:t xml:space="preserve">Windows Volume Shadow </w:t>
      </w:r>
      <w:proofErr w:type="spellStart"/>
      <w:r w:rsidRPr="00AD0B0A">
        <w:rPr>
          <w:i/>
        </w:rPr>
        <w:t>Copy</w:t>
      </w:r>
      <w:proofErr w:type="spellEnd"/>
      <w:r w:rsidR="009A49DE">
        <w:rPr>
          <w:i/>
        </w:rPr>
        <w:t xml:space="preserve"> Service</w:t>
      </w:r>
      <w:r>
        <w:t xml:space="preserve"> kontinuierliche Backups der gesamten virtuellen Maschine auf eine</w:t>
      </w:r>
      <w:r w:rsidR="009A49DE">
        <w:t>r externen Festplatte sicherte.</w:t>
      </w:r>
    </w:p>
    <w:p w:rsidR="00D95888" w:rsidRDefault="009A49DE" w:rsidP="00104F41">
      <w:r>
        <w:t xml:space="preserve">Die Chemikaliendatenbank wurde von den Mitarbeitern des Labors der QuoData zum Zeitpunkt dieser Arbeit bereits </w:t>
      </w:r>
      <w:r w:rsidR="009370E4">
        <w:t>in den normalen Arbeitsfluss aufgenommen.</w:t>
      </w:r>
      <w:r w:rsidR="004C3F94">
        <w:t xml:space="preserve"> Das bestehende Excel-Chemikalienverzeichnis wurde in die Datenbank importiert.</w:t>
      </w:r>
      <w:r w:rsidR="009370E4">
        <w:t xml:space="preserve"> Die Chemikalienverwaltung mit dem Webinterface wurde bereits ausführlich getestet und aufgetretene Fehler schnellstmöglich behoben. </w:t>
      </w:r>
      <w:r w:rsidR="00AC5377">
        <w:t xml:space="preserve">Für die Nutzung des Webinterfaces wurden die beiden Browser Google Chrome und Mozilla Firefox verwendet. </w:t>
      </w:r>
      <w:r w:rsidR="00865011">
        <w:t xml:space="preserve">Alle vorgestellten Abläufe, Anzeige- und Auswahlmodi wurden mit den Labormitarbeitern besprochen und an deren Vorschläge angepasst, um die Bedienung so intuitiv wie möglich zu gestalten. </w:t>
      </w:r>
      <w:r w:rsidR="00A01A42">
        <w:t xml:space="preserve">Die Anzeige von Restmengen, Lieferdaten und </w:t>
      </w:r>
      <w:r w:rsidR="00A01A42">
        <w:lastRenderedPageBreak/>
        <w:t xml:space="preserve">Gefahrstoffsymbolen </w:t>
      </w:r>
      <w:r w:rsidR="00093ABF">
        <w:t>erfolgte nicht für alle Einträge</w:t>
      </w:r>
      <w:r w:rsidR="004C3F94">
        <w:t>, da für die importierten Einträge aus dem Excel-Verzeichnis</w:t>
      </w:r>
      <w:r w:rsidR="00093ABF">
        <w:t xml:space="preserve"> keine Werte vorhanden waren.</w:t>
      </w:r>
      <w:r w:rsidR="00495DCD">
        <w:t xml:space="preserve"> </w:t>
      </w:r>
      <w:r w:rsidR="008B1A3E">
        <w:t>Die für den Import und Export von Datensätzen entwickelten Erweiterungen wurden ebenfalls getestet und funktionierten fehlerfrei.</w:t>
      </w:r>
      <w:r w:rsidR="00AC5377">
        <w:t xml:space="preserve"> </w:t>
      </w:r>
    </w:p>
    <w:p w:rsidR="00D95888" w:rsidRDefault="00D95888" w:rsidP="00D95888">
      <w:pPr>
        <w:pStyle w:val="berschrift3"/>
      </w:pPr>
      <w:bookmarkStart w:id="84" w:name="_Toc487188871"/>
      <w:r>
        <w:t>6.1.2 Ausblick</w:t>
      </w:r>
      <w:bookmarkEnd w:id="84"/>
    </w:p>
    <w:p w:rsidR="00D95888" w:rsidRDefault="007D082D" w:rsidP="00104F41">
      <w:r>
        <w:t xml:space="preserve">Um das Potential der gespeicherten Daten weiter zu nutzen, wurde die Einrichtung eines Systems geplant, dass den Lieferungen Warnwerte zuweist, bei deren Unterschreitung der Nutzer eine Benachrichtigung erhält. Auf diese Weise </w:t>
      </w:r>
      <w:r w:rsidR="00FC501D">
        <w:t>könnten Verzögerungen durch Lieferzeiten effektiv verringert werden. Weiterhin sollte bei der Anzeige von Rezepten gewarnt werden, falls die Komponenten nicht mehr in der benöt</w:t>
      </w:r>
      <w:r w:rsidR="00B50E3E">
        <w:t>igten Menge auf Lager sind</w:t>
      </w:r>
      <w:r w:rsidR="00FE7CD7">
        <w:t>. Optional sollte diese Prüfung auch bei der Anmeldung eines Nutzers für alle eingetragenen Rezepte durchgeführt werden</w:t>
      </w:r>
      <w:r w:rsidR="00B50E3E">
        <w:t xml:space="preserve">. </w:t>
      </w:r>
      <w:r w:rsidR="003127D1">
        <w:t>Außerdem</w:t>
      </w:r>
      <w:r w:rsidR="00B50E3E">
        <w:t xml:space="preserve"> ist es möglich, anhand der Verbrau</w:t>
      </w:r>
      <w:r w:rsidR="000A23D4">
        <w:t>chswerte Statistiken zu dem monatlichen Chemikalienbedarf zu erstellen und für eine effizientere Lagerhaltung zu verwenden.</w:t>
      </w:r>
      <w:r w:rsidR="005F0375">
        <w:t xml:space="preserve"> Diese Features </w:t>
      </w:r>
      <w:r w:rsidR="00F95D5D">
        <w:t>konnten aus Zeitgründen nicht umgesetzt werden und sollen im Anschluss an diese Arbeit implementiert werden.</w:t>
      </w:r>
    </w:p>
    <w:p w:rsidR="00D95888" w:rsidRDefault="00D95888" w:rsidP="00D95888">
      <w:pPr>
        <w:pStyle w:val="berschrift2"/>
      </w:pPr>
      <w:bookmarkStart w:id="85" w:name="_Toc487188872"/>
      <w:r>
        <w:t>6.2 Clientseitig</w:t>
      </w:r>
      <w:bookmarkEnd w:id="85"/>
    </w:p>
    <w:p w:rsidR="00D95888" w:rsidRPr="00D95888" w:rsidRDefault="00D95888" w:rsidP="00D95888">
      <w:pPr>
        <w:pStyle w:val="berschrift3"/>
      </w:pPr>
      <w:bookmarkStart w:id="86" w:name="_Toc487188873"/>
      <w:r>
        <w:t>6.2.1 Einsatz</w:t>
      </w:r>
      <w:bookmarkEnd w:id="86"/>
    </w:p>
    <w:p w:rsidR="00D95888" w:rsidRDefault="0044126C" w:rsidP="00D95888">
      <w:r>
        <w:t xml:space="preserve">Die Software für die Anbindung der Waagen </w:t>
      </w:r>
      <w:r w:rsidR="00491294">
        <w:t>lief auf einem Rechner mit Windows 10 und dem .NET-Framework 4.6</w:t>
      </w:r>
      <w:r>
        <w:t xml:space="preserve">. </w:t>
      </w:r>
      <w:r w:rsidR="00026382">
        <w:t>Die Grundfunktionen der Software, beispielsweise das Eintragen oder Ändern von Verbrauchseinträgen oder die Suche nach bestimmten Chemikalienlieferungen, konnten bereits unter realitätsnahen Bedingungen getestet werden</w:t>
      </w:r>
      <w:r w:rsidR="00BE48CD">
        <w:t>.</w:t>
      </w:r>
      <w:r w:rsidR="00267934">
        <w:t xml:space="preserve"> </w:t>
      </w:r>
      <w:r w:rsidR="007343BE">
        <w:t xml:space="preserve">Der Aufbau </w:t>
      </w:r>
      <w:r w:rsidR="00FE7CD7">
        <w:t xml:space="preserve">der </w:t>
      </w:r>
      <w:r w:rsidR="007343BE">
        <w:t xml:space="preserve">seriellen Verbindung mit einem Kabel führte </w:t>
      </w:r>
      <w:r w:rsidR="00FE7CD7">
        <w:t xml:space="preserve">allerdings </w:t>
      </w:r>
      <w:r w:rsidR="007343BE">
        <w:t>zu einer Störung der Arbeitsplätze um die Waage herum und konnte nich</w:t>
      </w:r>
      <w:r w:rsidR="00FE7CD7">
        <w:t>t langfristig verwendet werden.</w:t>
      </w:r>
    </w:p>
    <w:p w:rsidR="003C192D" w:rsidRDefault="003C192D">
      <w:pPr>
        <w:spacing w:line="276" w:lineRule="auto"/>
        <w:jc w:val="left"/>
        <w:rPr>
          <w:rFonts w:eastAsiaTheme="majorEastAsia" w:cstheme="majorBidi"/>
          <w:b/>
          <w:bCs/>
          <w:sz w:val="28"/>
        </w:rPr>
      </w:pPr>
      <w:bookmarkStart w:id="87" w:name="_Toc487188874"/>
      <w:r>
        <w:br w:type="page"/>
      </w:r>
    </w:p>
    <w:p w:rsidR="00D95888" w:rsidRDefault="00D95888" w:rsidP="00D95888">
      <w:pPr>
        <w:pStyle w:val="berschrift3"/>
      </w:pPr>
      <w:r>
        <w:lastRenderedPageBreak/>
        <w:t>6.2.2 Ausblick</w:t>
      </w:r>
      <w:bookmarkEnd w:id="87"/>
    </w:p>
    <w:p w:rsidR="00D95888" w:rsidRPr="00D95888" w:rsidRDefault="00D95888" w:rsidP="00D95888">
      <w:r>
        <w:t>Im Anschluss an diese Arbeit sollten die folgenden Features in die clientseitige Software implementiert werden:</w:t>
      </w:r>
    </w:p>
    <w:p w:rsidR="007343BE" w:rsidRDefault="00945621" w:rsidP="00D95888">
      <w:pPr>
        <w:pStyle w:val="Listenabsatz"/>
        <w:numPr>
          <w:ilvl w:val="0"/>
          <w:numId w:val="40"/>
        </w:numPr>
      </w:pPr>
      <w:r>
        <w:t xml:space="preserve">Unterstützung weiterer </w:t>
      </w:r>
      <w:proofErr w:type="spellStart"/>
      <w:r>
        <w:t>Waagenmodelle</w:t>
      </w:r>
      <w:proofErr w:type="spellEnd"/>
      <w:r>
        <w:t>, beispielsweise KERN-EG2200</w:t>
      </w:r>
    </w:p>
    <w:p w:rsidR="00945621" w:rsidRDefault="00945621" w:rsidP="007343BE">
      <w:pPr>
        <w:pStyle w:val="Listenabsatz"/>
        <w:numPr>
          <w:ilvl w:val="0"/>
          <w:numId w:val="39"/>
        </w:numPr>
      </w:pPr>
      <w:r>
        <w:t xml:space="preserve">Einfache </w:t>
      </w:r>
      <w:r w:rsidR="00080638">
        <w:t xml:space="preserve">Funktion zur Einrichtung </w:t>
      </w:r>
      <w:r>
        <w:t>andere</w:t>
      </w:r>
      <w:r w:rsidR="00080638">
        <w:t>r</w:t>
      </w:r>
      <w:r>
        <w:t xml:space="preserve"> Waagen</w:t>
      </w:r>
    </w:p>
    <w:p w:rsidR="00945621" w:rsidRDefault="007D082D" w:rsidP="007343BE">
      <w:pPr>
        <w:pStyle w:val="Listenabsatz"/>
        <w:numPr>
          <w:ilvl w:val="0"/>
          <w:numId w:val="39"/>
        </w:numPr>
      </w:pPr>
      <w:r>
        <w:t>Drahtlose Kommunikation mit den Waagen</w:t>
      </w:r>
    </w:p>
    <w:p w:rsidR="007D082D" w:rsidRDefault="007D082D" w:rsidP="007343BE">
      <w:pPr>
        <w:pStyle w:val="Listenabsatz"/>
        <w:numPr>
          <w:ilvl w:val="0"/>
          <w:numId w:val="39"/>
        </w:numPr>
      </w:pPr>
      <w:r>
        <w:t>Änderung beliebiger Verbrauchseinträge</w:t>
      </w:r>
    </w:p>
    <w:p w:rsidR="00D95888" w:rsidRDefault="00D95888" w:rsidP="007343BE">
      <w:pPr>
        <w:pStyle w:val="Listenabsatz"/>
        <w:numPr>
          <w:ilvl w:val="0"/>
          <w:numId w:val="39"/>
        </w:numPr>
      </w:pPr>
      <w:r>
        <w:t>Vereinfachte Auswahl der eingewogenen Chemikalienlieferung</w:t>
      </w:r>
    </w:p>
    <w:p w:rsidR="00080638" w:rsidRDefault="00080638" w:rsidP="00080638">
      <w:r>
        <w:t xml:space="preserve">Für die Unterstützung weiterer </w:t>
      </w:r>
      <w:proofErr w:type="spellStart"/>
      <w:r>
        <w:t>Waagenmodelle</w:t>
      </w:r>
      <w:proofErr w:type="spellEnd"/>
      <w:r>
        <w:t xml:space="preserve"> soll weiterhin eine zusätzliche Tabelle in der Datenbank angelegt werden, in der die Parameter für die serielle Verbindung sowie wichtige Befehle und Datenformate abgelegt werden sollen. Damit könnten die Konfigurationen stets synchronisiert werden und eine erneute Einrichtung an a</w:t>
      </w:r>
      <w:r w:rsidR="00CC7F4F">
        <w:t>nderen Arbeitsplätzen entfiele.</w:t>
      </w:r>
    </w:p>
    <w:p w:rsidR="00CC7F4F" w:rsidRDefault="00CC7F4F" w:rsidP="00080638">
      <w:r>
        <w:t>Die drahtlose Kommunikation mit den Waagen könnte mithilfe eines RS-232-Bluetooth-Adapters umgesetzt werden. Diese Ad</w:t>
      </w:r>
      <w:r w:rsidR="007841A1">
        <w:t>apter</w:t>
      </w:r>
      <w:r w:rsidR="0022523E">
        <w:t xml:space="preserve">, beispielsweise der </w:t>
      </w:r>
      <w:r w:rsidR="007841A1">
        <w:t>Bluetooth</w:t>
      </w:r>
      <w:r w:rsidR="0022523E">
        <w:t>*</w:t>
      </w:r>
      <w:r w:rsidR="0022523E" w:rsidRPr="0022523E">
        <w:rPr>
          <w:vertAlign w:val="superscript"/>
        </w:rPr>
        <w:t>1</w:t>
      </w:r>
      <w:r w:rsidR="007841A1">
        <w:t xml:space="preserve">-Adapter von </w:t>
      </w:r>
      <w:proofErr w:type="spellStart"/>
      <w:r w:rsidR="007841A1">
        <w:t>LinTech</w:t>
      </w:r>
      <w:proofErr w:type="spellEnd"/>
      <w:r w:rsidR="007841A1">
        <w:t xml:space="preserve"> GmbH, </w:t>
      </w:r>
      <w:r w:rsidR="0022523E">
        <w:t>werden an die COM-Ports der Waage und des Rechners angeschlossen und übertragen die jeweiligen Signale untereinander über Bluetooth</w:t>
      </w:r>
      <w:r w:rsidR="00BE3BE3">
        <w:t xml:space="preserve"> [</w:t>
      </w:r>
      <w:r w:rsidR="00DB7F19">
        <w:t>LINTECH, 2008</w:t>
      </w:r>
      <w:r w:rsidR="00BE3BE3">
        <w:t>]</w:t>
      </w:r>
      <w:r w:rsidR="0022523E">
        <w:t>.</w:t>
      </w:r>
      <w:r w:rsidR="002227E9">
        <w:t xml:space="preserve"> Die Software sollte weiterhin ausgebaut werden, um die </w:t>
      </w:r>
      <w:r w:rsidR="00D25F4C">
        <w:t>gleichzeitige</w:t>
      </w:r>
      <w:r w:rsidR="002227E9">
        <w:t xml:space="preserve"> Verbindung zu mehreren Waagen zu unterstützen</w:t>
      </w:r>
      <w:r w:rsidR="00D25F4C">
        <w:t>.</w:t>
      </w:r>
    </w:p>
    <w:p w:rsidR="0087203B" w:rsidRDefault="00D95888" w:rsidP="0087203B">
      <w:r>
        <w:t>Die manuelle Auswahl der Chemikalienlieferung vor dem Ein</w:t>
      </w:r>
      <w:r w:rsidR="006A5A89">
        <w:t xml:space="preserve">wiegen wurde als der zeitaufwändigste Arbeitsschritt bei der Bedienung der clientseitigen Software erkannt. </w:t>
      </w:r>
      <w:r w:rsidR="00DE283A">
        <w:t xml:space="preserve">Als alternativer Ansatz zur manuellen Eingabe war eine Erkennung über eine angeschlossene Kamera und ein Barcode-Scan oder die Erkennung eines QR-Codes auf der Verpackung der Chemikalie. Dafür müsste die ID jeder Lieferung aus der Datenbank entsprechend codiert auf der Verpackung angebracht werden. Über die Kamera könnte ein Bild aufgenommen und mithilfe der .NET Barcode Reader Library beziehungsweise </w:t>
      </w:r>
      <w:proofErr w:type="spellStart"/>
      <w:r w:rsidR="00DE283A">
        <w:t>OpenSource</w:t>
      </w:r>
      <w:proofErr w:type="spellEnd"/>
      <w:r w:rsidR="00DE283A">
        <w:t xml:space="preserve">-Projekten wie dem </w:t>
      </w:r>
      <w:r w:rsidR="00F564C8">
        <w:t>„</w:t>
      </w:r>
      <w:r w:rsidR="00DE283A" w:rsidRPr="00F564C8">
        <w:rPr>
          <w:rStyle w:val="TechnicalZchn"/>
        </w:rPr>
        <w:t>QR-</w:t>
      </w:r>
      <w:proofErr w:type="spellStart"/>
      <w:r w:rsidR="00DE283A" w:rsidRPr="00F564C8">
        <w:rPr>
          <w:rStyle w:val="TechnicalZchn"/>
        </w:rPr>
        <w:t>Coder</w:t>
      </w:r>
      <w:proofErr w:type="spellEnd"/>
      <w:r w:rsidR="00F564C8">
        <w:t>“</w:t>
      </w:r>
      <w:r w:rsidR="00DE283A">
        <w:t xml:space="preserve"> von R. </w:t>
      </w:r>
      <w:proofErr w:type="spellStart"/>
      <w:r w:rsidR="00DE283A">
        <w:t>Herrman</w:t>
      </w:r>
      <w:proofErr w:type="spellEnd"/>
      <w:r w:rsidR="00DE283A">
        <w:t xml:space="preserve"> ausgewertet werden</w:t>
      </w:r>
      <w:r w:rsidR="009C6242">
        <w:t xml:space="preserve"> [CODEBUDE, 2017]</w:t>
      </w:r>
      <w:r w:rsidR="00DE283A">
        <w:t xml:space="preserve">. Nach Erkennung der ID könnte die Einwaage sofort erfolgen, ohne manuell auf die Software am Rechner zuzugreifen. </w:t>
      </w:r>
      <w:r w:rsidR="00870C5D">
        <w:t>Eine weitere Möglichkeit wäre die Steuerung der Software über eine Spracherkennung</w:t>
      </w:r>
      <w:r w:rsidR="008811DD">
        <w:t xml:space="preserve">, beispielsweise mit der </w:t>
      </w:r>
      <w:r w:rsidR="00E966EA">
        <w:rPr>
          <w:rStyle w:val="TechnicalZchn"/>
        </w:rPr>
        <w:t xml:space="preserve">Microsoft </w:t>
      </w:r>
      <w:r w:rsidR="008811DD" w:rsidRPr="008811DD">
        <w:rPr>
          <w:rStyle w:val="TechnicalZchn"/>
        </w:rPr>
        <w:t>Speech</w:t>
      </w:r>
      <w:r w:rsidR="008811DD">
        <w:t>-Plattform</w:t>
      </w:r>
      <w:r w:rsidR="00E966EA">
        <w:t xml:space="preserve"> </w:t>
      </w:r>
      <w:r w:rsidR="008811DD">
        <w:t>[</w:t>
      </w:r>
      <w:r w:rsidR="007A2BD0">
        <w:t>MICROSOFT, 2017</w:t>
      </w:r>
      <w:r w:rsidR="008811DD">
        <w:t>]</w:t>
      </w:r>
      <w:r w:rsidR="00870C5D">
        <w:t>.</w:t>
      </w:r>
      <w:r w:rsidR="00DA5B83">
        <w:t xml:space="preserve"> Dabei ist allerdings zu beachten, dass viele Systeme zur </w:t>
      </w:r>
      <w:r w:rsidR="00DA5B83">
        <w:lastRenderedPageBreak/>
        <w:t>Spracherkennung Probleme bei einem Wechsel der Sprache haben, wie sie bei den wechselnden deutschen und englischen Bezeichnungen unvermeidbar sind.</w:t>
      </w:r>
      <w:r w:rsidR="00870C5D">
        <w:t xml:space="preserve"> </w:t>
      </w:r>
      <w:r w:rsidR="00DA5B83">
        <w:t xml:space="preserve">Mit der Umsetzung einer der beiden Ansätze für die Chemikalienerkennung </w:t>
      </w:r>
      <w:r w:rsidR="00DE283A">
        <w:t xml:space="preserve">könnte </w:t>
      </w:r>
      <w:r w:rsidR="00DA5B83">
        <w:t>perspektivisch</w:t>
      </w:r>
      <w:r w:rsidR="00DE283A">
        <w:t xml:space="preserve"> ein Betrieb ohne </w:t>
      </w:r>
      <w:r w:rsidR="001F7228">
        <w:t xml:space="preserve">manuelle </w:t>
      </w:r>
      <w:r w:rsidR="00DE283A">
        <w:t>Bedienung der Software realisiert werden, wodurch die Rechner nicht mehr mit Eingabegeräten oder Monitoren ausgestattet werden müssten.</w:t>
      </w:r>
      <w:r w:rsidR="0087203B">
        <w:br w:type="page"/>
      </w:r>
    </w:p>
    <w:p w:rsidR="0087203B" w:rsidRDefault="0087203B" w:rsidP="0087203B">
      <w:pPr>
        <w:pStyle w:val="berschrift1"/>
      </w:pPr>
      <w:bookmarkStart w:id="88" w:name="_Ref318365987"/>
      <w:bookmarkStart w:id="89" w:name="_Toc318367885"/>
      <w:bookmarkStart w:id="90" w:name="_Toc487188875"/>
      <w:r>
        <w:lastRenderedPageBreak/>
        <w:t>Zusammenfassung</w:t>
      </w:r>
      <w:bookmarkEnd w:id="88"/>
      <w:bookmarkEnd w:id="89"/>
      <w:bookmarkEnd w:id="90"/>
    </w:p>
    <w:p w:rsidR="0087203B" w:rsidRDefault="0087203B" w:rsidP="0087203B">
      <w:r>
        <w:t xml:space="preserve">Die Lagerhaltung von Chemikalien ist ein wichtiger Faktor für die Leistungsfähigkeit von Laboren. Wartezeiten durch fehlende Chemikalien verlangsamen Forschungsprozesse, während durch fehlende Übersicht andere Chemikalien verfallen. Aus diesem Grund wurde von mehreren Anbietern spezialisierte Software entwickelt, die die Verwaltung von Chemikalien innerhalb einer Firma erleichtern sollten. Das Angebot reicht von Freeware-Webanwendungen wie </w:t>
      </w:r>
      <w:proofErr w:type="spellStart"/>
      <w:r>
        <w:t>Quartzy</w:t>
      </w:r>
      <w:proofErr w:type="spellEnd"/>
      <w:r>
        <w:t xml:space="preserve"> bis hin zu hoch vernetzten Anwendungen mit spezieller Hardware wie der </w:t>
      </w:r>
      <w:proofErr w:type="spellStart"/>
      <w:r>
        <w:t>Syngo</w:t>
      </w:r>
      <w:proofErr w:type="spellEnd"/>
      <w:r>
        <w:t xml:space="preserve"> Lab </w:t>
      </w:r>
      <w:proofErr w:type="spellStart"/>
      <w:r>
        <w:t>Inventory</w:t>
      </w:r>
      <w:proofErr w:type="spellEnd"/>
      <w:r>
        <w:t xml:space="preserve"> Manager von Siemens.</w:t>
      </w:r>
    </w:p>
    <w:p w:rsidR="0087203B" w:rsidRDefault="0087203B" w:rsidP="0087203B">
      <w:r>
        <w:t>Mithilfe dieser kommerziellen Software können gelieferte Chemikalien in einer Datenbank gespeichert, ein Lagerort und eine Liefermenge angegeben und verbrauchte Batches wieder entfernt werden. Allerdings konnte zum Zeitpunkt dieser Arbeit keine Software gefunden werden, die den aktuellen Restbestand von teilweise verbrauchten Chemikalienlieferungen erfasste. Mittels dieser Information könnte der Nachkauf von Chemikalien optimiert und Verzögerungen durch unzureichende Restbestände minimiert werden. Weiterhin könnte die Datenbank als Grundlage für eine Gefährdungsbeurteilung nach §6 Abs. 12 GefStoffV dienen oder für automatische Chemikalieninventuren genutzt werden. Deshalb sollte im Rahmen dieser Arbeit eine Datenbank für die Verwaltung von Chemikalien und ein Modul für die Echtzeiterfassung von Auswaagen entwickelt und für die firmeninterne Nutzung angepasst werden. Die Grundlage für die Datenbank sollte das bestehende Chemikalienverzeichnis darstellen, ein Tabellenblatt mit den bisher relevantesten Attributen aller Chemikalienlieferungen. Es wurde eine MySQL-Datenbank realisiert und eine einfache webbasierte Benutzeroberfläche für die Verwaltung der Datenbank geschrieben. Die Datenbank wurde auf einem lokalen Webserver abgelegt und für alle Rechner im Intranet erreichbar gemacht. Weiterhin wurde eine lokale Anwendung in C# geschrieben, die über eine serielle Verbindung mit einer Laborwaage die aktuellen Einwaagen abrufen und in der Datenbank speichern konnte. Ziel war es, ein verteiltes System aus einer zentralen Datenbank mit Webinterface und mehreren Client-Rechnern mit Anbindung an Laborwaagen zu ermöglichen.</w:t>
      </w:r>
    </w:p>
    <w:p w:rsidR="0087203B" w:rsidRDefault="0087203B" w:rsidP="0087203B">
      <w:r>
        <w:lastRenderedPageBreak/>
        <w:t xml:space="preserve">In dieser Arbeit konnte ein </w:t>
      </w:r>
      <w:r w:rsidRPr="00246863">
        <w:rPr>
          <w:i/>
        </w:rPr>
        <w:t xml:space="preserve">Proof </w:t>
      </w:r>
      <w:proofErr w:type="spellStart"/>
      <w:r w:rsidRPr="00246863">
        <w:rPr>
          <w:i/>
        </w:rPr>
        <w:t>of</w:t>
      </w:r>
      <w:proofErr w:type="spellEnd"/>
      <w:r w:rsidRPr="00246863">
        <w:rPr>
          <w:i/>
        </w:rPr>
        <w:t xml:space="preserve"> </w:t>
      </w:r>
      <w:proofErr w:type="spellStart"/>
      <w:r w:rsidRPr="00246863">
        <w:rPr>
          <w:i/>
        </w:rPr>
        <w:t>Concept</w:t>
      </w:r>
      <w:proofErr w:type="spellEnd"/>
      <w:r w:rsidRPr="00246863">
        <w:rPr>
          <w:i/>
        </w:rPr>
        <w:t xml:space="preserve"> </w:t>
      </w:r>
      <w:r>
        <w:t>für das Projekt erbracht werden. Es wurde gezeigt, dass die Echtzeiterfassung und Speicherung von Einwaagen der Laborwaage KERN ABJ120-4M möglich ist und daraus Restmengen des Chemikalienbestandes ermittelt werden können. Die Verwaltung der Chemikalien mithilfe der Datenbank wurde unter realitätsnahen Bedingungen getestet und bereits in den Arbeitsfluss der Laboranten der QuoData GmbH integriert. Das bestehende Tabellenverzeichnis der Chemikalienlieferungen konnte mithilfe eines Import-Moduls in die Datenbank übernommen werden. Es wurden weiterhin Funktionen für den Export der Datenbank und regelmäßige Sicherungskopien des Webservers implementiert, um die Sicherheit der Daten zu gewährleisten.</w:t>
      </w:r>
    </w:p>
    <w:p w:rsidR="0087203B" w:rsidRDefault="0087203B" w:rsidP="0087203B">
      <w:r>
        <w:t xml:space="preserve">Bei der Entwicklung der lokalen Anwendung für die Verbindung zu den Waagen konnte aufgrund der unterschiedlichen Kommunikationsprotokolle verschiedener </w:t>
      </w:r>
      <w:proofErr w:type="spellStart"/>
      <w:r>
        <w:t>Waagenmodelle</w:t>
      </w:r>
      <w:proofErr w:type="spellEnd"/>
      <w:r>
        <w:t xml:space="preserve"> keine allgemeingültige Schnittstellenkonfiguration festgelegt werden. Dementsprechend war die entwickelte Software ausschließlich mit der Laborwaage KERN ABJ120-4M kompatibel. Mit dieser Waage konnten das Auslesen der Einwaagen und das Eintragen in die Datenbank erfolgreich getestet werden. Perspektivisch sollten die Kommunikationsparameter verschiedener </w:t>
      </w:r>
      <w:proofErr w:type="spellStart"/>
      <w:r>
        <w:t>Waagenmodelle</w:t>
      </w:r>
      <w:proofErr w:type="spellEnd"/>
      <w:r>
        <w:t xml:space="preserve"> ebenfalls in der Datenbank gespeichert werden, um einen schnellen Wechsel der Modelle zu ermöglichen.</w:t>
      </w:r>
    </w:p>
    <w:p w:rsidR="00E63BFC" w:rsidRDefault="00E63BFC" w:rsidP="007F5CAA">
      <w:pPr>
        <w:sectPr w:rsidR="00E63BFC" w:rsidSect="00EE231D">
          <w:pgSz w:w="11906" w:h="16838"/>
          <w:pgMar w:top="1417" w:right="1417" w:bottom="1134" w:left="1417" w:header="708" w:footer="708" w:gutter="0"/>
          <w:cols w:space="708"/>
          <w:docGrid w:linePitch="360"/>
        </w:sectPr>
      </w:pPr>
    </w:p>
    <w:p w:rsidR="00342203" w:rsidRDefault="00342203" w:rsidP="00EE231D">
      <w:pPr>
        <w:pStyle w:val="berschrift1"/>
      </w:pPr>
      <w:bookmarkStart w:id="91" w:name="_Toc318367895"/>
      <w:bookmarkStart w:id="92" w:name="_Toc487188876"/>
      <w:r>
        <w:lastRenderedPageBreak/>
        <w:t>Literaturverzeichnis</w:t>
      </w:r>
      <w:bookmarkEnd w:id="91"/>
      <w:bookmarkEnd w:id="9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
        <w:gridCol w:w="8805"/>
      </w:tblGrid>
      <w:tr w:rsidR="00DA5B83" w:rsidTr="005719C8">
        <w:trPr>
          <w:cantSplit/>
        </w:trPr>
        <w:tc>
          <w:tcPr>
            <w:tcW w:w="483" w:type="dxa"/>
          </w:tcPr>
          <w:p w:rsidR="00DA5B83" w:rsidRDefault="00DA5B83" w:rsidP="007F5CAA">
            <w:r>
              <w:t>1</w:t>
            </w:r>
          </w:p>
        </w:tc>
        <w:tc>
          <w:tcPr>
            <w:tcW w:w="8805" w:type="dxa"/>
          </w:tcPr>
          <w:p w:rsidR="00DA5B83" w:rsidRDefault="00DA5B83" w:rsidP="007F5CAA">
            <w:r>
              <w:t xml:space="preserve">QUARTZY (2015): QUARTZY Teaching </w:t>
            </w:r>
            <w:proofErr w:type="spellStart"/>
            <w:r>
              <w:t>Presentation</w:t>
            </w:r>
            <w:proofErr w:type="spellEnd"/>
            <w:r>
              <w:t>, 2015</w:t>
            </w:r>
          </w:p>
        </w:tc>
      </w:tr>
      <w:tr w:rsidR="00DA5B83" w:rsidRPr="003C192D" w:rsidTr="005719C8">
        <w:trPr>
          <w:cantSplit/>
        </w:trPr>
        <w:tc>
          <w:tcPr>
            <w:tcW w:w="483" w:type="dxa"/>
          </w:tcPr>
          <w:p w:rsidR="00DA5B83" w:rsidRDefault="00DA5B83" w:rsidP="007F5CAA">
            <w:r>
              <w:t>2</w:t>
            </w:r>
          </w:p>
        </w:tc>
        <w:tc>
          <w:tcPr>
            <w:tcW w:w="8805" w:type="dxa"/>
          </w:tcPr>
          <w:p w:rsidR="00DA5B83" w:rsidRPr="00D77B69" w:rsidRDefault="00DA5B83" w:rsidP="00902755">
            <w:pPr>
              <w:rPr>
                <w:lang w:val="en-US"/>
              </w:rPr>
            </w:pPr>
            <w:r w:rsidRPr="00D77B69">
              <w:rPr>
                <w:lang w:val="en-US"/>
              </w:rPr>
              <w:t>L</w:t>
            </w:r>
            <w:r>
              <w:rPr>
                <w:lang w:val="en-US"/>
              </w:rPr>
              <w:t>AKE</w:t>
            </w:r>
            <w:r w:rsidRPr="00D77B69">
              <w:rPr>
                <w:lang w:val="en-US"/>
              </w:rPr>
              <w:t xml:space="preserve">, L. et al. (2013): Concise Guide to Databases, </w:t>
            </w:r>
            <w:r>
              <w:rPr>
                <w:lang w:val="en-US"/>
              </w:rPr>
              <w:t xml:space="preserve">Springer </w:t>
            </w:r>
            <w:proofErr w:type="spellStart"/>
            <w:r>
              <w:rPr>
                <w:lang w:val="en-US"/>
              </w:rPr>
              <w:t>Verlag</w:t>
            </w:r>
            <w:proofErr w:type="spellEnd"/>
            <w:r>
              <w:rPr>
                <w:lang w:val="en-US"/>
              </w:rPr>
              <w:t>, London, 2013</w:t>
            </w:r>
          </w:p>
        </w:tc>
      </w:tr>
      <w:tr w:rsidR="00DA5B83" w:rsidTr="005719C8">
        <w:trPr>
          <w:cantSplit/>
        </w:trPr>
        <w:tc>
          <w:tcPr>
            <w:tcW w:w="483" w:type="dxa"/>
          </w:tcPr>
          <w:p w:rsidR="00DA5B83" w:rsidRDefault="00DA5B83" w:rsidP="007F5CAA">
            <w:r>
              <w:t>3</w:t>
            </w:r>
          </w:p>
        </w:tc>
        <w:tc>
          <w:tcPr>
            <w:tcW w:w="8805" w:type="dxa"/>
          </w:tcPr>
          <w:p w:rsidR="00DA5B83" w:rsidRPr="00902755" w:rsidRDefault="00DA5B83" w:rsidP="007F5CAA">
            <w:r w:rsidRPr="00902755">
              <w:t>HOPPE-KIAUK, F. (2004): Entwicklung von Datenbankanwendungen</w:t>
            </w:r>
            <w:r>
              <w:t>, 2004</w:t>
            </w:r>
          </w:p>
        </w:tc>
      </w:tr>
      <w:tr w:rsidR="00DA5B83" w:rsidRPr="003C192D" w:rsidTr="005719C8">
        <w:trPr>
          <w:cantSplit/>
        </w:trPr>
        <w:tc>
          <w:tcPr>
            <w:tcW w:w="483" w:type="dxa"/>
          </w:tcPr>
          <w:p w:rsidR="00DA5B83" w:rsidRDefault="00DA5B83" w:rsidP="007F5CAA">
            <w:r>
              <w:t>4</w:t>
            </w:r>
          </w:p>
        </w:tc>
        <w:tc>
          <w:tcPr>
            <w:tcW w:w="8805" w:type="dxa"/>
          </w:tcPr>
          <w:p w:rsidR="00DA5B83" w:rsidRPr="001C7401" w:rsidRDefault="00DA5B83" w:rsidP="007F5CAA">
            <w:pPr>
              <w:rPr>
                <w:lang w:val="en-US"/>
              </w:rPr>
            </w:pPr>
            <w:r w:rsidRPr="00DE12FB">
              <w:rPr>
                <w:lang w:val="en-US"/>
              </w:rPr>
              <w:t xml:space="preserve">BOUGUETTAYA, A. et al. </w:t>
            </w:r>
            <w:r w:rsidRPr="001C7401">
              <w:rPr>
                <w:lang w:val="en-US"/>
              </w:rPr>
              <w:t xml:space="preserve">(2014): Advanced Web Services, Springer </w:t>
            </w:r>
            <w:proofErr w:type="spellStart"/>
            <w:r w:rsidRPr="001C7401">
              <w:rPr>
                <w:lang w:val="en-US"/>
              </w:rPr>
              <w:t>Verlag</w:t>
            </w:r>
            <w:proofErr w:type="spellEnd"/>
            <w:r>
              <w:rPr>
                <w:lang w:val="en-US"/>
              </w:rPr>
              <w:t>, New York, 2014</w:t>
            </w:r>
          </w:p>
        </w:tc>
      </w:tr>
      <w:tr w:rsidR="00DA5B83" w:rsidRPr="003C192D" w:rsidTr="005719C8">
        <w:trPr>
          <w:cantSplit/>
        </w:trPr>
        <w:tc>
          <w:tcPr>
            <w:tcW w:w="483" w:type="dxa"/>
          </w:tcPr>
          <w:p w:rsidR="00DA5B83" w:rsidRDefault="00DA5B83" w:rsidP="007F5CAA">
            <w:r>
              <w:t>5</w:t>
            </w:r>
          </w:p>
        </w:tc>
        <w:tc>
          <w:tcPr>
            <w:tcW w:w="8805" w:type="dxa"/>
          </w:tcPr>
          <w:p w:rsidR="00DA5B83" w:rsidRPr="001C7401" w:rsidRDefault="00DA5B83" w:rsidP="007F5CAA">
            <w:pPr>
              <w:rPr>
                <w:lang w:val="en-US"/>
              </w:rPr>
            </w:pPr>
            <w:r>
              <w:rPr>
                <w:lang w:val="en-US"/>
              </w:rPr>
              <w:t xml:space="preserve">GILMORE; W. (2002): A Programmers Introduction to PHP 4.0, </w:t>
            </w:r>
            <w:proofErr w:type="spellStart"/>
            <w:r>
              <w:rPr>
                <w:lang w:val="en-US"/>
              </w:rPr>
              <w:t>Apress</w:t>
            </w:r>
            <w:proofErr w:type="spellEnd"/>
            <w:r>
              <w:rPr>
                <w:lang w:val="en-US"/>
              </w:rPr>
              <w:t xml:space="preserve"> </w:t>
            </w:r>
            <w:proofErr w:type="spellStart"/>
            <w:r>
              <w:rPr>
                <w:lang w:val="en-US"/>
              </w:rPr>
              <w:t>Verlag</w:t>
            </w:r>
            <w:proofErr w:type="spellEnd"/>
            <w:r>
              <w:rPr>
                <w:lang w:val="en-US"/>
              </w:rPr>
              <w:t>, 2002</w:t>
            </w:r>
          </w:p>
        </w:tc>
      </w:tr>
      <w:tr w:rsidR="00DA5B83" w:rsidTr="005719C8">
        <w:trPr>
          <w:cantSplit/>
        </w:trPr>
        <w:tc>
          <w:tcPr>
            <w:tcW w:w="483" w:type="dxa"/>
          </w:tcPr>
          <w:p w:rsidR="00DA5B83" w:rsidRDefault="00DA5B83" w:rsidP="009C1BB4">
            <w:r>
              <w:t>6</w:t>
            </w:r>
          </w:p>
        </w:tc>
        <w:tc>
          <w:tcPr>
            <w:tcW w:w="8805" w:type="dxa"/>
          </w:tcPr>
          <w:p w:rsidR="00DA5B83" w:rsidRPr="006F4359" w:rsidRDefault="00DA5B83" w:rsidP="007F5CAA">
            <w:pPr>
              <w:rPr>
                <w:lang w:val="en-US"/>
              </w:rPr>
            </w:pPr>
            <w:r w:rsidRPr="00DE12FB">
              <w:rPr>
                <w:lang w:val="en-US"/>
              </w:rPr>
              <w:t xml:space="preserve">TROELSEN, A. et al. </w:t>
            </w:r>
            <w:r w:rsidRPr="006F4359">
              <w:rPr>
                <w:lang w:val="en-US"/>
              </w:rPr>
              <w:t xml:space="preserve">(2015): C# 6.0 and the .NET 4.6 Framework, 7. </w:t>
            </w:r>
            <w:proofErr w:type="spellStart"/>
            <w:r>
              <w:rPr>
                <w:lang w:val="en-US"/>
              </w:rPr>
              <w:t>Auflage</w:t>
            </w:r>
            <w:proofErr w:type="spellEnd"/>
            <w:r>
              <w:rPr>
                <w:lang w:val="en-US"/>
              </w:rPr>
              <w:t xml:space="preserve">, </w:t>
            </w:r>
            <w:proofErr w:type="spellStart"/>
            <w:r>
              <w:rPr>
                <w:lang w:val="en-US"/>
              </w:rPr>
              <w:t>Apress</w:t>
            </w:r>
            <w:proofErr w:type="spellEnd"/>
            <w:r>
              <w:rPr>
                <w:lang w:val="en-US"/>
              </w:rPr>
              <w:t xml:space="preserve"> </w:t>
            </w:r>
            <w:proofErr w:type="spellStart"/>
            <w:r>
              <w:rPr>
                <w:lang w:val="en-US"/>
              </w:rPr>
              <w:t>Verlag</w:t>
            </w:r>
            <w:proofErr w:type="spellEnd"/>
            <w:r>
              <w:rPr>
                <w:lang w:val="en-US"/>
              </w:rPr>
              <w:t>, 2015</w:t>
            </w:r>
          </w:p>
        </w:tc>
      </w:tr>
      <w:tr w:rsidR="00DA5B83" w:rsidRPr="003C192D" w:rsidTr="005719C8">
        <w:trPr>
          <w:cantSplit/>
        </w:trPr>
        <w:tc>
          <w:tcPr>
            <w:tcW w:w="483" w:type="dxa"/>
          </w:tcPr>
          <w:p w:rsidR="00DA5B83" w:rsidRDefault="00DA5B83" w:rsidP="007F5CAA">
            <w:r>
              <w:t>7</w:t>
            </w:r>
          </w:p>
        </w:tc>
        <w:tc>
          <w:tcPr>
            <w:tcW w:w="8805" w:type="dxa"/>
          </w:tcPr>
          <w:p w:rsidR="00DA5B83" w:rsidRPr="006F4359" w:rsidRDefault="00DA5B83" w:rsidP="007F5CAA">
            <w:pPr>
              <w:rPr>
                <w:lang w:val="en-US"/>
              </w:rPr>
            </w:pPr>
            <w:r>
              <w:rPr>
                <w:lang w:val="en-US"/>
              </w:rPr>
              <w:t xml:space="preserve">Rahman, M (2014): C# Deconstructed, </w:t>
            </w:r>
            <w:proofErr w:type="spellStart"/>
            <w:r>
              <w:rPr>
                <w:lang w:val="en-US"/>
              </w:rPr>
              <w:t>Apress</w:t>
            </w:r>
            <w:proofErr w:type="spellEnd"/>
            <w:r>
              <w:rPr>
                <w:lang w:val="en-US"/>
              </w:rPr>
              <w:t xml:space="preserve"> </w:t>
            </w:r>
            <w:proofErr w:type="spellStart"/>
            <w:r>
              <w:rPr>
                <w:lang w:val="en-US"/>
              </w:rPr>
              <w:t>Verlag</w:t>
            </w:r>
            <w:proofErr w:type="spellEnd"/>
            <w:r>
              <w:rPr>
                <w:lang w:val="en-US"/>
              </w:rPr>
              <w:t>, 2014</w:t>
            </w:r>
          </w:p>
        </w:tc>
      </w:tr>
      <w:tr w:rsidR="00DA5B83" w:rsidRPr="003C192D" w:rsidTr="005719C8">
        <w:trPr>
          <w:cantSplit/>
        </w:trPr>
        <w:tc>
          <w:tcPr>
            <w:tcW w:w="483" w:type="dxa"/>
          </w:tcPr>
          <w:p w:rsidR="00DA5B83" w:rsidRPr="007D0687" w:rsidRDefault="00DA5B83" w:rsidP="007F5CAA">
            <w:pPr>
              <w:rPr>
                <w:lang w:val="en-US"/>
              </w:rPr>
            </w:pPr>
            <w:r>
              <w:rPr>
                <w:lang w:val="en-US"/>
              </w:rPr>
              <w:t>8</w:t>
            </w:r>
          </w:p>
        </w:tc>
        <w:tc>
          <w:tcPr>
            <w:tcW w:w="8805" w:type="dxa"/>
          </w:tcPr>
          <w:p w:rsidR="00DA5B83" w:rsidRPr="00A26F0E" w:rsidRDefault="00DA5B83" w:rsidP="007F5CAA">
            <w:pPr>
              <w:rPr>
                <w:lang w:val="en-US"/>
              </w:rPr>
            </w:pPr>
            <w:r w:rsidRPr="00A26F0E">
              <w:rPr>
                <w:lang w:val="en-US"/>
              </w:rPr>
              <w:t>PEACOCK, C. (1998): Interfacing the Serial/RS-232 Port</w:t>
            </w:r>
            <w:r>
              <w:rPr>
                <w:lang w:val="en-US"/>
              </w:rPr>
              <w:t>, Craig Peacock, 1998</w:t>
            </w:r>
          </w:p>
        </w:tc>
      </w:tr>
      <w:tr w:rsidR="00DA5B83" w:rsidRPr="002D482F" w:rsidTr="005719C8">
        <w:trPr>
          <w:cantSplit/>
        </w:trPr>
        <w:tc>
          <w:tcPr>
            <w:tcW w:w="483" w:type="dxa"/>
          </w:tcPr>
          <w:p w:rsidR="00DA5B83" w:rsidRPr="007D0687" w:rsidRDefault="00DA5B83" w:rsidP="007F5CAA">
            <w:pPr>
              <w:rPr>
                <w:lang w:val="en-US"/>
              </w:rPr>
            </w:pPr>
            <w:r>
              <w:rPr>
                <w:lang w:val="en-US"/>
              </w:rPr>
              <w:t>9</w:t>
            </w:r>
          </w:p>
        </w:tc>
        <w:tc>
          <w:tcPr>
            <w:tcW w:w="8805" w:type="dxa"/>
          </w:tcPr>
          <w:p w:rsidR="00DA5B83" w:rsidRPr="00AC0390" w:rsidRDefault="00DA5B83" w:rsidP="007F5CAA">
            <w:pPr>
              <w:rPr>
                <w:lang w:val="en-US"/>
              </w:rPr>
            </w:pPr>
            <w:r>
              <w:rPr>
                <w:lang w:val="en-US"/>
              </w:rPr>
              <w:t xml:space="preserve">WILD, T. (2002): Best Practice in Inventory Management, 2. </w:t>
            </w:r>
            <w:proofErr w:type="spellStart"/>
            <w:r w:rsidRPr="00AC0390">
              <w:rPr>
                <w:lang w:val="en-US"/>
              </w:rPr>
              <w:t>Auflage</w:t>
            </w:r>
            <w:proofErr w:type="spellEnd"/>
            <w:r w:rsidRPr="00AC0390">
              <w:rPr>
                <w:lang w:val="en-US"/>
              </w:rPr>
              <w:t>, Elsevier Science Ltd., 2002</w:t>
            </w:r>
          </w:p>
        </w:tc>
      </w:tr>
      <w:tr w:rsidR="00DA5B83" w:rsidRPr="002D482F" w:rsidTr="005719C8">
        <w:trPr>
          <w:cantSplit/>
        </w:trPr>
        <w:tc>
          <w:tcPr>
            <w:tcW w:w="483" w:type="dxa"/>
          </w:tcPr>
          <w:p w:rsidR="00DA5B83" w:rsidRPr="007D0687" w:rsidRDefault="00DA5B83" w:rsidP="007F5CAA">
            <w:pPr>
              <w:rPr>
                <w:lang w:val="en-US"/>
              </w:rPr>
            </w:pPr>
            <w:r>
              <w:rPr>
                <w:lang w:val="en-US"/>
              </w:rPr>
              <w:t>10</w:t>
            </w:r>
          </w:p>
        </w:tc>
        <w:tc>
          <w:tcPr>
            <w:tcW w:w="8805" w:type="dxa"/>
          </w:tcPr>
          <w:p w:rsidR="00DA5B83" w:rsidRPr="00AC0390" w:rsidRDefault="00DA5B83" w:rsidP="007F5CAA">
            <w:r w:rsidRPr="00DE12FB">
              <w:rPr>
                <w:lang w:val="en-US"/>
              </w:rPr>
              <w:t xml:space="preserve">PASZKO, C. et al. (2002): Laboratory Information Management Systems, 2. </w:t>
            </w:r>
            <w:r>
              <w:t>Auflage, Marcel Dekker Inc., 2002</w:t>
            </w:r>
          </w:p>
        </w:tc>
      </w:tr>
      <w:tr w:rsidR="00DA5B83" w:rsidRPr="003C192D" w:rsidTr="005719C8">
        <w:trPr>
          <w:cantSplit/>
        </w:trPr>
        <w:tc>
          <w:tcPr>
            <w:tcW w:w="483" w:type="dxa"/>
          </w:tcPr>
          <w:p w:rsidR="00DA5B83" w:rsidRPr="00D77B69" w:rsidRDefault="00DA5B83" w:rsidP="007F5CAA">
            <w:pPr>
              <w:rPr>
                <w:lang w:val="en-US"/>
              </w:rPr>
            </w:pPr>
            <w:r>
              <w:rPr>
                <w:lang w:val="en-US"/>
              </w:rPr>
              <w:t>11</w:t>
            </w:r>
          </w:p>
        </w:tc>
        <w:tc>
          <w:tcPr>
            <w:tcW w:w="8805" w:type="dxa"/>
          </w:tcPr>
          <w:p w:rsidR="00DA5B83" w:rsidRPr="00837BC1" w:rsidRDefault="00DA5B83" w:rsidP="007F5CAA">
            <w:pPr>
              <w:rPr>
                <w:lang w:val="en-US"/>
              </w:rPr>
            </w:pPr>
            <w:r w:rsidRPr="00DE12FB">
              <w:rPr>
                <w:lang w:val="en-US"/>
              </w:rPr>
              <w:t xml:space="preserve">CHANG, F. et al. </w:t>
            </w:r>
            <w:r w:rsidRPr="00837BC1">
              <w:rPr>
                <w:lang w:val="en-US"/>
              </w:rPr>
              <w:t xml:space="preserve">(2006): </w:t>
            </w:r>
            <w:proofErr w:type="spellStart"/>
            <w:r w:rsidRPr="00837BC1">
              <w:rPr>
                <w:lang w:val="en-US"/>
              </w:rPr>
              <w:t>Bigtable</w:t>
            </w:r>
            <w:proofErr w:type="spellEnd"/>
            <w:r w:rsidRPr="00837BC1">
              <w:rPr>
                <w:lang w:val="en-US"/>
              </w:rPr>
              <w:t>: A Distributed Storage System for Structured Data, Google Inc.,</w:t>
            </w:r>
            <w:r>
              <w:rPr>
                <w:lang w:val="en-US"/>
              </w:rPr>
              <w:t xml:space="preserve"> 2006</w:t>
            </w:r>
          </w:p>
        </w:tc>
      </w:tr>
      <w:tr w:rsidR="00DA5B83" w:rsidRPr="00DA5B83" w:rsidTr="005719C8">
        <w:trPr>
          <w:cantSplit/>
        </w:trPr>
        <w:tc>
          <w:tcPr>
            <w:tcW w:w="483" w:type="dxa"/>
          </w:tcPr>
          <w:p w:rsidR="00DA5B83" w:rsidRPr="00902755" w:rsidRDefault="00DA5B83" w:rsidP="007F5CAA">
            <w:r>
              <w:t>12</w:t>
            </w:r>
          </w:p>
        </w:tc>
        <w:tc>
          <w:tcPr>
            <w:tcW w:w="8805" w:type="dxa"/>
          </w:tcPr>
          <w:p w:rsidR="00DA5B83" w:rsidRDefault="00DA5B83" w:rsidP="007F5CAA">
            <w:r>
              <w:t xml:space="preserve">KERN (2017): </w:t>
            </w:r>
            <w:r w:rsidRPr="00F51225">
              <w:t>Bedienungsanleitung Kern &amp; Sohn Analysenwaage ABJ 120-4M</w:t>
            </w:r>
            <w:r>
              <w:t>, Kern &amp; Sohn, 2017</w:t>
            </w:r>
          </w:p>
        </w:tc>
      </w:tr>
      <w:tr w:rsidR="00DA5B83" w:rsidRPr="003C192D" w:rsidTr="005719C8">
        <w:trPr>
          <w:cantSplit/>
        </w:trPr>
        <w:tc>
          <w:tcPr>
            <w:tcW w:w="483" w:type="dxa"/>
          </w:tcPr>
          <w:p w:rsidR="00DA5B83" w:rsidRPr="001C7401" w:rsidRDefault="00DA5B83" w:rsidP="007F5CAA">
            <w:pPr>
              <w:rPr>
                <w:lang w:val="en-US"/>
              </w:rPr>
            </w:pPr>
            <w:r>
              <w:rPr>
                <w:lang w:val="en-US"/>
              </w:rPr>
              <w:t>13</w:t>
            </w:r>
          </w:p>
        </w:tc>
        <w:tc>
          <w:tcPr>
            <w:tcW w:w="8805" w:type="dxa"/>
          </w:tcPr>
          <w:p w:rsidR="00DA5B83" w:rsidRPr="00837BC1" w:rsidRDefault="00DA5B83" w:rsidP="00DE12FB">
            <w:pPr>
              <w:rPr>
                <w:lang w:val="en-US"/>
              </w:rPr>
            </w:pPr>
            <w:r>
              <w:rPr>
                <w:lang w:val="en-US"/>
              </w:rPr>
              <w:t xml:space="preserve">SIEMENS (2017): </w:t>
            </w:r>
            <w:r w:rsidRPr="00DE12FB">
              <w:rPr>
                <w:lang w:val="en-US"/>
              </w:rPr>
              <w:t>The Benefits of Automating Laboratory Inventory Management</w:t>
            </w:r>
            <w:r>
              <w:rPr>
                <w:lang w:val="en-US"/>
              </w:rPr>
              <w:t>, Siemens Healthcare, 2017</w:t>
            </w:r>
          </w:p>
        </w:tc>
      </w:tr>
      <w:tr w:rsidR="00DA5B83" w:rsidRPr="006F4359" w:rsidTr="005719C8">
        <w:trPr>
          <w:cantSplit/>
        </w:trPr>
        <w:tc>
          <w:tcPr>
            <w:tcW w:w="483" w:type="dxa"/>
          </w:tcPr>
          <w:p w:rsidR="00DA5B83" w:rsidRPr="001C7401" w:rsidRDefault="00DA5B83" w:rsidP="007F5CAA">
            <w:pPr>
              <w:rPr>
                <w:lang w:val="en-US"/>
              </w:rPr>
            </w:pPr>
            <w:r>
              <w:rPr>
                <w:lang w:val="en-US"/>
              </w:rPr>
              <w:t>14</w:t>
            </w:r>
          </w:p>
        </w:tc>
        <w:tc>
          <w:tcPr>
            <w:tcW w:w="8805" w:type="dxa"/>
          </w:tcPr>
          <w:p w:rsidR="00DA5B83" w:rsidRPr="00DE37C2" w:rsidRDefault="00DA5B83" w:rsidP="007F5CAA">
            <w:r>
              <w:t>SEIDLER, K. et al. (2006): Das XAMPP-Handbuch, Addison-Wesley-Verlag, München, 2006</w:t>
            </w:r>
          </w:p>
        </w:tc>
      </w:tr>
      <w:tr w:rsidR="00DA5B83" w:rsidRPr="002D482F" w:rsidTr="005719C8">
        <w:trPr>
          <w:cantSplit/>
        </w:trPr>
        <w:tc>
          <w:tcPr>
            <w:tcW w:w="483" w:type="dxa"/>
          </w:tcPr>
          <w:p w:rsidR="00DA5B83" w:rsidRPr="006F4359" w:rsidRDefault="00DA5B83" w:rsidP="007F5CAA">
            <w:pPr>
              <w:rPr>
                <w:lang w:val="en-US"/>
              </w:rPr>
            </w:pPr>
            <w:r>
              <w:rPr>
                <w:lang w:val="en-US"/>
              </w:rPr>
              <w:t>15</w:t>
            </w:r>
          </w:p>
        </w:tc>
        <w:tc>
          <w:tcPr>
            <w:tcW w:w="8805" w:type="dxa"/>
          </w:tcPr>
          <w:p w:rsidR="00DA5B83" w:rsidRPr="007A15CA" w:rsidRDefault="00DA5B83" w:rsidP="007F5CAA">
            <w:pPr>
              <w:rPr>
                <w:lang w:val="en-US"/>
              </w:rPr>
            </w:pPr>
            <w:r w:rsidRPr="007A15CA">
              <w:rPr>
                <w:lang w:val="en-US"/>
              </w:rPr>
              <w:t>W3T</w:t>
            </w:r>
            <w:r>
              <w:rPr>
                <w:lang w:val="en-US"/>
              </w:rPr>
              <w:t xml:space="preserve">ECHS (2017): </w:t>
            </w:r>
            <w:r w:rsidRPr="007A15CA">
              <w:rPr>
                <w:lang w:val="en-US"/>
              </w:rPr>
              <w:t>Usage of server-side programming languages for websites</w:t>
            </w:r>
            <w:r>
              <w:rPr>
                <w:lang w:val="en-US"/>
              </w:rPr>
              <w:t>.</w:t>
            </w:r>
          </w:p>
          <w:p w:rsidR="00DA5B83" w:rsidRPr="007A15CA" w:rsidRDefault="00DA5B83" w:rsidP="007F5CAA">
            <w:pPr>
              <w:rPr>
                <w:lang w:val="en-US"/>
              </w:rPr>
            </w:pPr>
            <w:r w:rsidRPr="00E47051">
              <w:rPr>
                <w:lang w:val="en-US"/>
              </w:rPr>
              <w:t>https://w3techs.com/technologies/overview/programming_language/all</w:t>
            </w:r>
          </w:p>
          <w:p w:rsidR="00DA5B83" w:rsidRPr="007A15CA" w:rsidRDefault="00DA5B83" w:rsidP="007F5CAA">
            <w:pPr>
              <w:rPr>
                <w:lang w:val="en-US"/>
              </w:rPr>
            </w:pPr>
            <w:r>
              <w:rPr>
                <w:lang w:val="en-US"/>
              </w:rPr>
              <w:t>Stand 15.06.2017</w:t>
            </w:r>
          </w:p>
        </w:tc>
      </w:tr>
      <w:tr w:rsidR="00DA5B83" w:rsidRPr="003C192D" w:rsidTr="005719C8">
        <w:trPr>
          <w:cantSplit/>
        </w:trPr>
        <w:tc>
          <w:tcPr>
            <w:tcW w:w="483" w:type="dxa"/>
          </w:tcPr>
          <w:p w:rsidR="00DA5B83" w:rsidRPr="006F4359" w:rsidRDefault="00DA5B83" w:rsidP="007F5CAA">
            <w:pPr>
              <w:rPr>
                <w:lang w:val="en-US"/>
              </w:rPr>
            </w:pPr>
            <w:r>
              <w:rPr>
                <w:lang w:val="en-US"/>
              </w:rPr>
              <w:t>16</w:t>
            </w:r>
          </w:p>
        </w:tc>
        <w:tc>
          <w:tcPr>
            <w:tcW w:w="8805" w:type="dxa"/>
          </w:tcPr>
          <w:p w:rsidR="00DA5B83" w:rsidRDefault="00DA5B83" w:rsidP="007F5CAA">
            <w:pPr>
              <w:rPr>
                <w:lang w:val="en-US"/>
              </w:rPr>
            </w:pPr>
            <w:r>
              <w:rPr>
                <w:lang w:val="en-US"/>
              </w:rPr>
              <w:t xml:space="preserve">LINTECH (2008): Bluetooth*RS232-Adapter, </w:t>
            </w:r>
            <w:proofErr w:type="spellStart"/>
            <w:r>
              <w:rPr>
                <w:lang w:val="en-US"/>
              </w:rPr>
              <w:t>LinTech</w:t>
            </w:r>
            <w:proofErr w:type="spellEnd"/>
            <w:r>
              <w:rPr>
                <w:lang w:val="en-US"/>
              </w:rPr>
              <w:t xml:space="preserve"> GmbH, 2008.</w:t>
            </w:r>
          </w:p>
          <w:p w:rsidR="00DA5B83" w:rsidRPr="007A15CA" w:rsidRDefault="00DA5B83" w:rsidP="007F5CAA">
            <w:pPr>
              <w:rPr>
                <w:lang w:val="en-US"/>
              </w:rPr>
            </w:pPr>
            <w:r w:rsidRPr="00BE3BE3">
              <w:rPr>
                <w:lang w:val="en-US"/>
              </w:rPr>
              <w:t>http://www.lintech.de/download/downloads/bluetooth-rs232-datenadapter-class_1/Handbuch-RS232-1407-dt.pdf</w:t>
            </w:r>
          </w:p>
        </w:tc>
      </w:tr>
      <w:tr w:rsidR="00DA5B83" w:rsidRPr="00AC0390" w:rsidTr="005719C8">
        <w:trPr>
          <w:cantSplit/>
        </w:trPr>
        <w:tc>
          <w:tcPr>
            <w:tcW w:w="483" w:type="dxa"/>
          </w:tcPr>
          <w:p w:rsidR="00DA5B83" w:rsidRPr="00A26F0E" w:rsidRDefault="00DA5B83" w:rsidP="007F5CAA">
            <w:pPr>
              <w:rPr>
                <w:lang w:val="en-US"/>
              </w:rPr>
            </w:pPr>
            <w:r>
              <w:rPr>
                <w:lang w:val="en-US"/>
              </w:rPr>
              <w:lastRenderedPageBreak/>
              <w:t>17</w:t>
            </w:r>
          </w:p>
        </w:tc>
        <w:tc>
          <w:tcPr>
            <w:tcW w:w="8805" w:type="dxa"/>
          </w:tcPr>
          <w:p w:rsidR="00DA5B83" w:rsidRPr="00DA5B83" w:rsidRDefault="00DA5B83" w:rsidP="001F3A5B">
            <w:r w:rsidRPr="00DA5B83">
              <w:t xml:space="preserve">CODEBUDE (2017): </w:t>
            </w:r>
            <w:proofErr w:type="spellStart"/>
            <w:r w:rsidRPr="00DA5B83">
              <w:t>QRCoder</w:t>
            </w:r>
            <w:proofErr w:type="spellEnd"/>
            <w:r w:rsidRPr="00DA5B83">
              <w:t xml:space="preserve"> – eine </w:t>
            </w:r>
            <w:proofErr w:type="spellStart"/>
            <w:r w:rsidRPr="00DA5B83">
              <w:t>OpenSource</w:t>
            </w:r>
            <w:proofErr w:type="spellEnd"/>
            <w:r w:rsidRPr="00DA5B83">
              <w:t xml:space="preserve"> QR-Code Implementierung in C#, CodeBude.net, 2017</w:t>
            </w:r>
          </w:p>
          <w:p w:rsidR="00DA5B83" w:rsidRPr="00DA5B83" w:rsidRDefault="00DA5B83" w:rsidP="001F3A5B">
            <w:r w:rsidRPr="00DA5B83">
              <w:t>https://code-bude.net/2013/10/17/qrcoder-eine-open-source-qr-code-implementierung-in-csharp/</w:t>
            </w:r>
          </w:p>
          <w:p w:rsidR="00DA5B83" w:rsidRDefault="00DA5B83" w:rsidP="001F3A5B">
            <w:pPr>
              <w:rPr>
                <w:lang w:val="en-US"/>
              </w:rPr>
            </w:pPr>
            <w:r>
              <w:rPr>
                <w:lang w:val="en-US"/>
              </w:rPr>
              <w:t>Stand 01.07.2017</w:t>
            </w:r>
          </w:p>
        </w:tc>
      </w:tr>
      <w:tr w:rsidR="00DA5B83" w:rsidRPr="00AC0390" w:rsidTr="005719C8">
        <w:trPr>
          <w:cantSplit/>
        </w:trPr>
        <w:tc>
          <w:tcPr>
            <w:tcW w:w="483" w:type="dxa"/>
          </w:tcPr>
          <w:p w:rsidR="00DA5B83" w:rsidRPr="00AC0390" w:rsidRDefault="00DA5B83" w:rsidP="007F5CAA">
            <w:pPr>
              <w:rPr>
                <w:lang w:val="en-US"/>
              </w:rPr>
            </w:pPr>
            <w:r>
              <w:rPr>
                <w:lang w:val="en-US"/>
              </w:rPr>
              <w:t>18</w:t>
            </w:r>
          </w:p>
        </w:tc>
        <w:tc>
          <w:tcPr>
            <w:tcW w:w="8805" w:type="dxa"/>
          </w:tcPr>
          <w:p w:rsidR="00DA5B83" w:rsidRPr="007A2BD0" w:rsidRDefault="00DA5B83" w:rsidP="001F3A5B">
            <w:pPr>
              <w:rPr>
                <w:lang w:val="en-US"/>
              </w:rPr>
            </w:pPr>
            <w:r w:rsidRPr="007A2BD0">
              <w:rPr>
                <w:lang w:val="en-US"/>
              </w:rPr>
              <w:t xml:space="preserve">MICROSOFT (2017): Microsoft Speech </w:t>
            </w:r>
            <w:proofErr w:type="spellStart"/>
            <w:r w:rsidRPr="007A2BD0">
              <w:rPr>
                <w:lang w:val="en-US"/>
              </w:rPr>
              <w:t>Plattform</w:t>
            </w:r>
            <w:proofErr w:type="spellEnd"/>
            <w:r w:rsidRPr="007A2BD0">
              <w:rPr>
                <w:lang w:val="en-US"/>
              </w:rPr>
              <w:t>, Microsoft Developer Network, 2017</w:t>
            </w:r>
          </w:p>
          <w:p w:rsidR="00DA5B83" w:rsidRDefault="00DA5B83" w:rsidP="001F3A5B">
            <w:pPr>
              <w:rPr>
                <w:lang w:val="en-US"/>
              </w:rPr>
            </w:pPr>
            <w:r w:rsidRPr="007A2BD0">
              <w:rPr>
                <w:lang w:val="en-US"/>
              </w:rPr>
              <w:t>https://msdn.microsoft.com/en-us/library/office/hh361572(v=office.14).aspx</w:t>
            </w:r>
          </w:p>
          <w:p w:rsidR="00DA5B83" w:rsidRPr="007A2BD0" w:rsidRDefault="00DA5B83" w:rsidP="001F3A5B">
            <w:pPr>
              <w:rPr>
                <w:lang w:val="en-US"/>
              </w:rPr>
            </w:pPr>
            <w:r>
              <w:rPr>
                <w:lang w:val="en-US"/>
              </w:rPr>
              <w:t>Stand 05.07.2017</w:t>
            </w:r>
          </w:p>
        </w:tc>
      </w:tr>
      <w:tr w:rsidR="00DA5B83" w:rsidRPr="00DA5B83" w:rsidTr="005719C8">
        <w:trPr>
          <w:cantSplit/>
        </w:trPr>
        <w:tc>
          <w:tcPr>
            <w:tcW w:w="483" w:type="dxa"/>
          </w:tcPr>
          <w:p w:rsidR="00DA5B83" w:rsidRPr="00AC0390" w:rsidRDefault="00DA5B83" w:rsidP="007F5CAA">
            <w:r>
              <w:t>19</w:t>
            </w:r>
          </w:p>
        </w:tc>
        <w:tc>
          <w:tcPr>
            <w:tcW w:w="8805" w:type="dxa"/>
          </w:tcPr>
          <w:p w:rsidR="00DA5B83" w:rsidRDefault="00DA5B83" w:rsidP="007F5CAA">
            <w:r>
              <w:t xml:space="preserve">KERN (2010): </w:t>
            </w:r>
            <w:r w:rsidRPr="00F51225">
              <w:t>Bedienungsanleitung Kern &amp; Sohn Präzisionswaage EG 2200-2NM</w:t>
            </w:r>
            <w:r>
              <w:t>, Kern &amp; Sohn, 2010</w:t>
            </w:r>
          </w:p>
        </w:tc>
      </w:tr>
      <w:tr w:rsidR="00DA5B83" w:rsidRPr="00DA5B83" w:rsidTr="005719C8">
        <w:trPr>
          <w:cantSplit/>
        </w:trPr>
        <w:tc>
          <w:tcPr>
            <w:tcW w:w="483" w:type="dxa"/>
          </w:tcPr>
          <w:p w:rsidR="00DA5B83" w:rsidRPr="00837BC1" w:rsidRDefault="00DA5B83" w:rsidP="007F5CAA">
            <w:pPr>
              <w:rPr>
                <w:lang w:val="en-US"/>
              </w:rPr>
            </w:pPr>
            <w:r>
              <w:rPr>
                <w:lang w:val="en-US"/>
              </w:rPr>
              <w:t>20</w:t>
            </w:r>
          </w:p>
        </w:tc>
        <w:tc>
          <w:tcPr>
            <w:tcW w:w="8805" w:type="dxa"/>
          </w:tcPr>
          <w:p w:rsidR="00DA5B83" w:rsidRDefault="00DA5B83" w:rsidP="007F5CAA">
            <w:r>
              <w:t>KERN (2016): Waagen &amp; Prüfservice, Kern &amp; Sohn, 2016</w:t>
            </w:r>
          </w:p>
        </w:tc>
      </w:tr>
      <w:tr w:rsidR="00DA5B83" w:rsidRPr="00DE37C2" w:rsidTr="005719C8">
        <w:trPr>
          <w:cantSplit/>
        </w:trPr>
        <w:tc>
          <w:tcPr>
            <w:tcW w:w="483" w:type="dxa"/>
          </w:tcPr>
          <w:p w:rsidR="00DA5B83" w:rsidRPr="00837BC1" w:rsidRDefault="00DA5B83" w:rsidP="007F5CAA">
            <w:pPr>
              <w:rPr>
                <w:lang w:val="en-US"/>
              </w:rPr>
            </w:pPr>
            <w:r>
              <w:rPr>
                <w:lang w:val="en-US"/>
              </w:rPr>
              <w:t>21</w:t>
            </w:r>
          </w:p>
        </w:tc>
        <w:tc>
          <w:tcPr>
            <w:tcW w:w="8805" w:type="dxa"/>
          </w:tcPr>
          <w:p w:rsidR="00DA5B83" w:rsidRDefault="00DA5B83" w:rsidP="007F5CAA">
            <w:r>
              <w:t>HULZEBOSCH, J. (2008): USB in der Elektronik, Franzis Verlag, Poing, 2008</w:t>
            </w:r>
          </w:p>
        </w:tc>
      </w:tr>
      <w:tr w:rsidR="00DA5B83" w:rsidRPr="007A15CA" w:rsidTr="005719C8">
        <w:trPr>
          <w:cantSplit/>
        </w:trPr>
        <w:tc>
          <w:tcPr>
            <w:tcW w:w="483" w:type="dxa"/>
          </w:tcPr>
          <w:p w:rsidR="00DA5B83" w:rsidRPr="00DE37C2" w:rsidRDefault="00DA5B83" w:rsidP="007F5CAA">
            <w:r>
              <w:t>22</w:t>
            </w:r>
          </w:p>
        </w:tc>
        <w:tc>
          <w:tcPr>
            <w:tcW w:w="8805" w:type="dxa"/>
          </w:tcPr>
          <w:p w:rsidR="00DA5B83" w:rsidRPr="009C1BB4" w:rsidRDefault="00DA5B83" w:rsidP="009C1BB4">
            <w:pPr>
              <w:rPr>
                <w:szCs w:val="24"/>
              </w:rPr>
            </w:pPr>
            <w:r w:rsidRPr="009C1BB4">
              <w:rPr>
                <w:szCs w:val="24"/>
              </w:rPr>
              <w:t>DIN 66303</w:t>
            </w:r>
            <w:r>
              <w:rPr>
                <w:szCs w:val="24"/>
              </w:rPr>
              <w:t>:2000-06</w:t>
            </w:r>
            <w:r w:rsidRPr="009C1BB4">
              <w:rPr>
                <w:szCs w:val="24"/>
              </w:rPr>
              <w:t>, Informationstechnik: 8-Bit-Code, 2000</w:t>
            </w:r>
          </w:p>
        </w:tc>
      </w:tr>
      <w:tr w:rsidR="00DA5B83" w:rsidRPr="003C192D" w:rsidTr="005719C8">
        <w:trPr>
          <w:cantSplit/>
        </w:trPr>
        <w:tc>
          <w:tcPr>
            <w:tcW w:w="483" w:type="dxa"/>
          </w:tcPr>
          <w:p w:rsidR="00DA5B83" w:rsidRPr="007A15CA" w:rsidRDefault="00DA5B83" w:rsidP="007F5CAA">
            <w:pPr>
              <w:rPr>
                <w:lang w:val="en-US"/>
              </w:rPr>
            </w:pPr>
            <w:r>
              <w:rPr>
                <w:lang w:val="en-US"/>
              </w:rPr>
              <w:t>23</w:t>
            </w:r>
          </w:p>
        </w:tc>
        <w:tc>
          <w:tcPr>
            <w:tcW w:w="8805" w:type="dxa"/>
          </w:tcPr>
          <w:p w:rsidR="00DA5B83" w:rsidRPr="007D0687" w:rsidRDefault="00DA5B83" w:rsidP="007F5CAA">
            <w:pPr>
              <w:rPr>
                <w:lang w:val="en-US"/>
              </w:rPr>
            </w:pPr>
            <w:r w:rsidRPr="007D0687">
              <w:rPr>
                <w:lang w:val="en-US"/>
              </w:rPr>
              <w:t>FRENZEL, L. (2016): Handbook of Serial Communications Interfaces</w:t>
            </w:r>
            <w:r>
              <w:rPr>
                <w:lang w:val="en-US"/>
              </w:rPr>
              <w:t>, Elsevier Inc., Oxford, 2016</w:t>
            </w:r>
          </w:p>
        </w:tc>
      </w:tr>
      <w:tr w:rsidR="00DA5B83" w:rsidRPr="003C192D" w:rsidTr="005719C8">
        <w:trPr>
          <w:cantSplit/>
        </w:trPr>
        <w:tc>
          <w:tcPr>
            <w:tcW w:w="483" w:type="dxa"/>
          </w:tcPr>
          <w:p w:rsidR="00DA5B83" w:rsidRDefault="00DA5B83" w:rsidP="007F5CAA">
            <w:pPr>
              <w:rPr>
                <w:lang w:val="en-US"/>
              </w:rPr>
            </w:pPr>
            <w:r>
              <w:rPr>
                <w:lang w:val="en-US"/>
              </w:rPr>
              <w:t>24</w:t>
            </w:r>
          </w:p>
        </w:tc>
        <w:tc>
          <w:tcPr>
            <w:tcW w:w="8805" w:type="dxa"/>
          </w:tcPr>
          <w:p w:rsidR="00DA5B83" w:rsidRPr="007D0687" w:rsidRDefault="00DA5B83" w:rsidP="007F5CAA">
            <w:pPr>
              <w:rPr>
                <w:lang w:val="en-US"/>
              </w:rPr>
            </w:pPr>
            <w:r>
              <w:rPr>
                <w:lang w:val="en-US"/>
              </w:rPr>
              <w:t>DALLAS (</w:t>
            </w:r>
            <w:r w:rsidRPr="003E2798">
              <w:rPr>
                <w:lang w:val="en-US"/>
              </w:rPr>
              <w:t>1998</w:t>
            </w:r>
            <w:r>
              <w:rPr>
                <w:lang w:val="en-US"/>
              </w:rPr>
              <w:t>): Application Note 83, Fundamentals of RS-232 Serial Communications, Dallas Semiconductors, 1998</w:t>
            </w:r>
          </w:p>
        </w:tc>
      </w:tr>
      <w:tr w:rsidR="00DA5B83" w:rsidRPr="003C192D" w:rsidTr="005719C8">
        <w:trPr>
          <w:cantSplit/>
        </w:trPr>
        <w:tc>
          <w:tcPr>
            <w:tcW w:w="483" w:type="dxa"/>
          </w:tcPr>
          <w:p w:rsidR="00DA5B83" w:rsidRDefault="00DA5B83" w:rsidP="007F5CAA">
            <w:pPr>
              <w:rPr>
                <w:lang w:val="en-US"/>
              </w:rPr>
            </w:pPr>
            <w:r>
              <w:rPr>
                <w:lang w:val="en-US"/>
              </w:rPr>
              <w:t>25</w:t>
            </w:r>
          </w:p>
        </w:tc>
        <w:tc>
          <w:tcPr>
            <w:tcW w:w="8805" w:type="dxa"/>
          </w:tcPr>
          <w:p w:rsidR="00DA5B83" w:rsidRPr="007D0687" w:rsidRDefault="00DA5B83" w:rsidP="00D77B69">
            <w:pPr>
              <w:tabs>
                <w:tab w:val="left" w:pos="3540"/>
              </w:tabs>
              <w:rPr>
                <w:lang w:val="en-US"/>
              </w:rPr>
            </w:pPr>
            <w:r>
              <w:rPr>
                <w:lang w:val="en-US"/>
              </w:rPr>
              <w:t xml:space="preserve">TEXAS INSTRUMENTS (2002): </w:t>
            </w:r>
            <w:r w:rsidRPr="00D77B69">
              <w:rPr>
                <w:lang w:val="en-US"/>
              </w:rPr>
              <w:t>Interface Circuits for TIA/EIA-232-F (Rev. A)</w:t>
            </w:r>
            <w:r>
              <w:rPr>
                <w:lang w:val="en-US"/>
              </w:rPr>
              <w:t>, Texas Instruments Inc., 2002</w:t>
            </w:r>
          </w:p>
        </w:tc>
      </w:tr>
    </w:tbl>
    <w:p w:rsidR="002315ED" w:rsidRPr="007A15CA" w:rsidRDefault="002315ED" w:rsidP="007F5CAA">
      <w:pPr>
        <w:rPr>
          <w:lang w:val="en-US"/>
        </w:rPr>
      </w:pPr>
    </w:p>
    <w:p w:rsidR="00374481" w:rsidRPr="007A15CA" w:rsidRDefault="00374481" w:rsidP="007F5CAA">
      <w:pPr>
        <w:rPr>
          <w:lang w:val="en-US"/>
        </w:rPr>
      </w:pPr>
    </w:p>
    <w:p w:rsidR="00374481" w:rsidRPr="007A15CA" w:rsidRDefault="00374481" w:rsidP="007F5CAA">
      <w:pPr>
        <w:rPr>
          <w:lang w:val="en-US"/>
        </w:rPr>
        <w:sectPr w:rsidR="00374481" w:rsidRPr="007A15CA" w:rsidSect="00FC2C78">
          <w:pgSz w:w="11906" w:h="16838"/>
          <w:pgMar w:top="1417" w:right="1417" w:bottom="1134" w:left="1417" w:header="708" w:footer="708" w:gutter="0"/>
          <w:cols w:space="708"/>
          <w:docGrid w:linePitch="360"/>
        </w:sectPr>
      </w:pPr>
    </w:p>
    <w:p w:rsidR="00D82DF9" w:rsidRPr="007A15CA" w:rsidRDefault="00D82DF9" w:rsidP="007F5CAA">
      <w:pPr>
        <w:rPr>
          <w:lang w:val="en-US"/>
        </w:rPr>
      </w:pPr>
    </w:p>
    <w:p w:rsidR="00D82DF9" w:rsidRPr="007A15CA" w:rsidRDefault="00D82DF9" w:rsidP="007F5CAA">
      <w:pPr>
        <w:rPr>
          <w:lang w:val="en-US"/>
        </w:rPr>
      </w:pPr>
    </w:p>
    <w:p w:rsidR="007F5CAA" w:rsidRPr="007A15CA" w:rsidRDefault="007F5CAA" w:rsidP="007F5CAA">
      <w:pPr>
        <w:rPr>
          <w:lang w:val="en-US"/>
        </w:rPr>
      </w:pPr>
    </w:p>
    <w:p w:rsidR="007F5CAA" w:rsidRDefault="007F5CAA" w:rsidP="007F5CAA">
      <w:pPr>
        <w:jc w:val="center"/>
      </w:pPr>
      <w:r w:rsidRPr="00D77B69">
        <w:t xml:space="preserve">E r k l </w:t>
      </w:r>
      <w:r>
        <w:t>ä r u n g</w:t>
      </w:r>
    </w:p>
    <w:p w:rsidR="007F5CAA" w:rsidRDefault="007F5CAA" w:rsidP="007F5CAA">
      <w:pPr>
        <w:jc w:val="center"/>
      </w:pPr>
      <w:r>
        <w:t>gemäß § 19 (Abs. 1) der Prüfungsordnung für den</w:t>
      </w:r>
    </w:p>
    <w:p w:rsidR="007F5CAA" w:rsidRDefault="007F5CAA" w:rsidP="007F5CAA">
      <w:pPr>
        <w:jc w:val="center"/>
      </w:pPr>
      <w:r>
        <w:t>Studienganges Labor- und Verfahrenstechnik vom 01. Oktober 2008</w:t>
      </w:r>
      <w:r w:rsidR="008835BD">
        <w:t>.</w:t>
      </w:r>
    </w:p>
    <w:p w:rsidR="007F5CAA" w:rsidRDefault="007F5CAA" w:rsidP="007F5CAA">
      <w:pPr>
        <w:jc w:val="center"/>
      </w:pPr>
      <w:r>
        <w:t xml:space="preserve">Ich habe die vorliegende </w:t>
      </w:r>
      <w:r w:rsidR="00BA6EC3">
        <w:t>Bachelor</w:t>
      </w:r>
      <w:r w:rsidR="00D82DF9">
        <w:t xml:space="preserve"> </w:t>
      </w:r>
      <w:r>
        <w:t>selb</w:t>
      </w:r>
      <w:r w:rsidR="004A3824">
        <w:t>st</w:t>
      </w:r>
      <w:r>
        <w:t>-</w:t>
      </w:r>
    </w:p>
    <w:p w:rsidR="007F5CAA" w:rsidRDefault="007F5CAA" w:rsidP="007F5CAA">
      <w:pPr>
        <w:jc w:val="center"/>
      </w:pPr>
      <w:r>
        <w:t>ständig verfasst und keine anderen als die an-</w:t>
      </w:r>
    </w:p>
    <w:p w:rsidR="007F5CAA" w:rsidRDefault="007F5CAA" w:rsidP="007F5CAA">
      <w:pPr>
        <w:jc w:val="center"/>
      </w:pPr>
      <w:r>
        <w:t>gegebenen Quellen und Hilfsmittel benutzt.</w:t>
      </w:r>
    </w:p>
    <w:p w:rsidR="00D82DF9" w:rsidRDefault="00D82DF9" w:rsidP="007F5CAA">
      <w:pPr>
        <w:jc w:val="center"/>
      </w:pPr>
    </w:p>
    <w:p w:rsidR="00D82DF9" w:rsidRDefault="00D82DF9" w:rsidP="007F5CAA">
      <w:pPr>
        <w:jc w:val="center"/>
      </w:pPr>
    </w:p>
    <w:p w:rsidR="007F5CAA" w:rsidRDefault="007F5CAA" w:rsidP="00D82DF9">
      <w:pPr>
        <w:ind w:firstLine="708"/>
      </w:pPr>
      <w:r>
        <w:t>....................................</w:t>
      </w:r>
      <w:r w:rsidR="00D82DF9">
        <w:tab/>
      </w:r>
      <w:r>
        <w:t>...............................</w:t>
      </w:r>
      <w:r w:rsidR="00D82DF9">
        <w:tab/>
      </w:r>
      <w:r>
        <w:t>....</w:t>
      </w:r>
      <w:r w:rsidR="00D82DF9">
        <w:t>...............................</w:t>
      </w:r>
    </w:p>
    <w:p w:rsidR="007F5CAA" w:rsidRDefault="00D82DF9" w:rsidP="00D82DF9">
      <w:pPr>
        <w:ind w:firstLine="708"/>
      </w:pPr>
      <w:r>
        <w:t>(Ort)</w:t>
      </w:r>
      <w:r>
        <w:tab/>
      </w:r>
      <w:r>
        <w:tab/>
      </w:r>
      <w:r>
        <w:tab/>
      </w:r>
      <w:r>
        <w:tab/>
      </w:r>
      <w:r w:rsidR="007F5CAA">
        <w:t>(Datum)</w:t>
      </w:r>
      <w:r>
        <w:tab/>
      </w:r>
      <w:r>
        <w:tab/>
      </w:r>
      <w:r w:rsidR="007F5CAA">
        <w:t xml:space="preserve"> (Unterschrift)</w:t>
      </w:r>
    </w:p>
    <w:sectPr w:rsidR="007F5CAA" w:rsidSect="00235C6E">
      <w:head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494E" w:rsidRDefault="00EB494E" w:rsidP="00D82DF9">
      <w:pPr>
        <w:spacing w:after="0" w:line="240" w:lineRule="auto"/>
      </w:pPr>
      <w:r>
        <w:separator/>
      </w:r>
    </w:p>
  </w:endnote>
  <w:endnote w:type="continuationSeparator" w:id="0">
    <w:p w:rsidR="00EB494E" w:rsidRDefault="00EB494E" w:rsidP="00D82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494E" w:rsidRDefault="00EB494E" w:rsidP="00D82DF9">
      <w:pPr>
        <w:spacing w:after="0" w:line="240" w:lineRule="auto"/>
      </w:pPr>
      <w:r>
        <w:separator/>
      </w:r>
    </w:p>
  </w:footnote>
  <w:footnote w:type="continuationSeparator" w:id="0">
    <w:p w:rsidR="00EB494E" w:rsidRDefault="00EB494E" w:rsidP="00D82D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92D" w:rsidRPr="00CA2C10" w:rsidRDefault="003C192D" w:rsidP="00CA2C10">
    <w:pPr>
      <w:pStyle w:val="Kopfzeile"/>
      <w:pBdr>
        <w:bottom w:val="single" w:sz="4" w:space="1" w:color="auto"/>
      </w:pBdr>
    </w:pPr>
    <w:fldSimple w:instr=" STYLEREF  &quot;Überschrift 1&quot;  \* MERGEFORMAT ">
      <w:r w:rsidR="00447E87">
        <w:rPr>
          <w:noProof/>
        </w:rPr>
        <w:t>Abkürzungsverzeichnis</w:t>
      </w:r>
    </w:fldSimple>
    <w:r>
      <w:tab/>
    </w:r>
    <w:r>
      <w:tab/>
      <w:t xml:space="preserve">Seite </w:t>
    </w:r>
    <w:r>
      <w:fldChar w:fldCharType="begin"/>
    </w:r>
    <w:r>
      <w:instrText>PAGE   \* MERGEFORMAT</w:instrText>
    </w:r>
    <w:r>
      <w:fldChar w:fldCharType="separate"/>
    </w:r>
    <w:r w:rsidR="00447E87">
      <w:rPr>
        <w:noProof/>
      </w:rPr>
      <w:t>V</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92D" w:rsidRPr="00235C6E" w:rsidRDefault="003C192D" w:rsidP="009433DD">
    <w:pPr>
      <w:pStyle w:val="Kopfzeile"/>
      <w:pBdr>
        <w:bottom w:val="single" w:sz="4" w:space="1" w:color="auto"/>
      </w:pBdr>
    </w:pPr>
    <w:fldSimple w:instr=" STYLEREF  &quot;Überschrift 1&quot;  \* MERGEFORMAT ">
      <w:r w:rsidR="00447E87">
        <w:rPr>
          <w:noProof/>
        </w:rPr>
        <w:t>2. Theoretische Grundlagen</w:t>
      </w:r>
    </w:fldSimple>
    <w:r>
      <w:tab/>
    </w:r>
    <w:r>
      <w:tab/>
      <w:t xml:space="preserve">Seite </w:t>
    </w:r>
    <w:r>
      <w:fldChar w:fldCharType="begin"/>
    </w:r>
    <w:r>
      <w:instrText>PAGE   \* MERGEFORMAT</w:instrText>
    </w:r>
    <w:r>
      <w:fldChar w:fldCharType="separate"/>
    </w:r>
    <w:r w:rsidR="00447E87">
      <w:rPr>
        <w:noProof/>
      </w:rPr>
      <w:t>4</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92D" w:rsidRPr="00235C6E" w:rsidRDefault="003C192D" w:rsidP="009433DD">
    <w:pPr>
      <w:pStyle w:val="Kopfzeile"/>
      <w:pBdr>
        <w:bottom w:val="single" w:sz="4" w:space="1" w:color="auto"/>
      </w:pBdr>
    </w:pPr>
    <w:r w:rsidRPr="00EE231D">
      <w:t>Eidesstattliche Erklärung</w:t>
    </w:r>
    <w:r>
      <w:tab/>
    </w:r>
    <w:r>
      <w:tab/>
      <w:t xml:space="preserve">Seite </w:t>
    </w:r>
    <w:r>
      <w:fldChar w:fldCharType="begin"/>
    </w:r>
    <w:r>
      <w:instrText>PAGE   \* MERGEFORMAT</w:instrText>
    </w:r>
    <w:r>
      <w:fldChar w:fldCharType="separate"/>
    </w:r>
    <w:r w:rsidR="00F564C8">
      <w:rPr>
        <w:noProof/>
      </w:rPr>
      <w:t>51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D581BE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55A70E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060EE1"/>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BF01CDC"/>
    <w:multiLevelType w:val="hybridMultilevel"/>
    <w:tmpl w:val="C2943C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4221585"/>
    <w:multiLevelType w:val="hybridMultilevel"/>
    <w:tmpl w:val="8EE43A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5812C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EF74B2"/>
    <w:multiLevelType w:val="hybridMultilevel"/>
    <w:tmpl w:val="4AF036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A2C39A0"/>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1BAF4988"/>
    <w:multiLevelType w:val="hybridMultilevel"/>
    <w:tmpl w:val="736447F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C3E1FA8"/>
    <w:multiLevelType w:val="hybridMultilevel"/>
    <w:tmpl w:val="32042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DD35B67"/>
    <w:multiLevelType w:val="hybridMultilevel"/>
    <w:tmpl w:val="8DE614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E973231"/>
    <w:multiLevelType w:val="hybridMultilevel"/>
    <w:tmpl w:val="5972E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2A4251F"/>
    <w:multiLevelType w:val="hybridMultilevel"/>
    <w:tmpl w:val="86FC139A"/>
    <w:lvl w:ilvl="0" w:tplc="3E9404DA">
      <w:numFmt w:val="bullet"/>
      <w:lvlText w:val="-"/>
      <w:lvlJc w:val="left"/>
      <w:pPr>
        <w:ind w:left="420" w:hanging="360"/>
      </w:pPr>
      <w:rPr>
        <w:rFonts w:ascii="Arial" w:eastAsiaTheme="minorHAnsi" w:hAnsi="Arial" w:cs="Arial" w:hint="default"/>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abstractNum w:abstractNumId="13">
    <w:nsid w:val="25FD1C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755F6B"/>
    <w:multiLevelType w:val="hybridMultilevel"/>
    <w:tmpl w:val="740416F2"/>
    <w:lvl w:ilvl="0" w:tplc="DDBE5294">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88362C1"/>
    <w:multiLevelType w:val="hybridMultilevel"/>
    <w:tmpl w:val="B03C92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FD54D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14C62A8"/>
    <w:multiLevelType w:val="hybridMultilevel"/>
    <w:tmpl w:val="399ED4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4554CB4"/>
    <w:multiLevelType w:val="hybridMultilevel"/>
    <w:tmpl w:val="3F0E54C0"/>
    <w:lvl w:ilvl="0" w:tplc="0E481ACA">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792284E"/>
    <w:multiLevelType w:val="hybridMultilevel"/>
    <w:tmpl w:val="D13A3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7FB57B5"/>
    <w:multiLevelType w:val="hybridMultilevel"/>
    <w:tmpl w:val="1E1215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AB868FD"/>
    <w:multiLevelType w:val="hybridMultilevel"/>
    <w:tmpl w:val="F356C0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DAD46EB"/>
    <w:multiLevelType w:val="hybridMultilevel"/>
    <w:tmpl w:val="DE2247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E962F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0D60AE0"/>
    <w:multiLevelType w:val="multilevel"/>
    <w:tmpl w:val="DDB88E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20D3E10"/>
    <w:multiLevelType w:val="hybridMultilevel"/>
    <w:tmpl w:val="ACD84932"/>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51585267"/>
    <w:multiLevelType w:val="hybridMultilevel"/>
    <w:tmpl w:val="E68AB89A"/>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7">
    <w:nsid w:val="54504B49"/>
    <w:multiLevelType w:val="hybridMultilevel"/>
    <w:tmpl w:val="E5D6EF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62B6879"/>
    <w:multiLevelType w:val="hybridMultilevel"/>
    <w:tmpl w:val="6B7CFA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73E3416"/>
    <w:multiLevelType w:val="hybridMultilevel"/>
    <w:tmpl w:val="D72C74F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7564C60"/>
    <w:multiLevelType w:val="hybridMultilevel"/>
    <w:tmpl w:val="9C5CDF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2FD5BA1"/>
    <w:multiLevelType w:val="hybridMultilevel"/>
    <w:tmpl w:val="0504C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67A02A5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DF52EF6"/>
    <w:multiLevelType w:val="hybridMultilevel"/>
    <w:tmpl w:val="A82A0162"/>
    <w:lvl w:ilvl="0" w:tplc="6BECC032">
      <w:start w:val="1"/>
      <w:numFmt w:val="decimal"/>
      <w:pStyle w:val="Aufzhlung"/>
      <w:lvlText w:val="%1."/>
      <w:lvlJc w:val="left"/>
      <w:pPr>
        <w:tabs>
          <w:tab w:val="num" w:pos="780"/>
        </w:tabs>
        <w:ind w:left="780" w:hanging="360"/>
      </w:pPr>
    </w:lvl>
    <w:lvl w:ilvl="1" w:tplc="04070019">
      <w:start w:val="1"/>
      <w:numFmt w:val="lowerLetter"/>
      <w:lvlText w:val="%2."/>
      <w:lvlJc w:val="left"/>
      <w:pPr>
        <w:tabs>
          <w:tab w:val="num" w:pos="1500"/>
        </w:tabs>
        <w:ind w:left="1500" w:hanging="360"/>
      </w:pPr>
    </w:lvl>
    <w:lvl w:ilvl="2" w:tplc="0407001B" w:tentative="1">
      <w:start w:val="1"/>
      <w:numFmt w:val="lowerRoman"/>
      <w:lvlText w:val="%3."/>
      <w:lvlJc w:val="right"/>
      <w:pPr>
        <w:tabs>
          <w:tab w:val="num" w:pos="2220"/>
        </w:tabs>
        <w:ind w:left="2220" w:hanging="180"/>
      </w:pPr>
    </w:lvl>
    <w:lvl w:ilvl="3" w:tplc="0407000F" w:tentative="1">
      <w:start w:val="1"/>
      <w:numFmt w:val="decimal"/>
      <w:lvlText w:val="%4."/>
      <w:lvlJc w:val="left"/>
      <w:pPr>
        <w:tabs>
          <w:tab w:val="num" w:pos="2940"/>
        </w:tabs>
        <w:ind w:left="2940" w:hanging="360"/>
      </w:pPr>
    </w:lvl>
    <w:lvl w:ilvl="4" w:tplc="04070019" w:tentative="1">
      <w:start w:val="1"/>
      <w:numFmt w:val="lowerLetter"/>
      <w:lvlText w:val="%5."/>
      <w:lvlJc w:val="left"/>
      <w:pPr>
        <w:tabs>
          <w:tab w:val="num" w:pos="3660"/>
        </w:tabs>
        <w:ind w:left="3660" w:hanging="360"/>
      </w:pPr>
    </w:lvl>
    <w:lvl w:ilvl="5" w:tplc="0407001B" w:tentative="1">
      <w:start w:val="1"/>
      <w:numFmt w:val="lowerRoman"/>
      <w:lvlText w:val="%6."/>
      <w:lvlJc w:val="right"/>
      <w:pPr>
        <w:tabs>
          <w:tab w:val="num" w:pos="4380"/>
        </w:tabs>
        <w:ind w:left="4380" w:hanging="180"/>
      </w:pPr>
    </w:lvl>
    <w:lvl w:ilvl="6" w:tplc="0407000F" w:tentative="1">
      <w:start w:val="1"/>
      <w:numFmt w:val="decimal"/>
      <w:lvlText w:val="%7."/>
      <w:lvlJc w:val="left"/>
      <w:pPr>
        <w:tabs>
          <w:tab w:val="num" w:pos="5100"/>
        </w:tabs>
        <w:ind w:left="5100" w:hanging="360"/>
      </w:pPr>
    </w:lvl>
    <w:lvl w:ilvl="7" w:tplc="04070019" w:tentative="1">
      <w:start w:val="1"/>
      <w:numFmt w:val="lowerLetter"/>
      <w:lvlText w:val="%8."/>
      <w:lvlJc w:val="left"/>
      <w:pPr>
        <w:tabs>
          <w:tab w:val="num" w:pos="5820"/>
        </w:tabs>
        <w:ind w:left="5820" w:hanging="360"/>
      </w:pPr>
    </w:lvl>
    <w:lvl w:ilvl="8" w:tplc="0407001B" w:tentative="1">
      <w:start w:val="1"/>
      <w:numFmt w:val="lowerRoman"/>
      <w:lvlText w:val="%9."/>
      <w:lvlJc w:val="right"/>
      <w:pPr>
        <w:tabs>
          <w:tab w:val="num" w:pos="6540"/>
        </w:tabs>
        <w:ind w:left="6540" w:hanging="180"/>
      </w:pPr>
    </w:lvl>
  </w:abstractNum>
  <w:abstractNum w:abstractNumId="34">
    <w:nsid w:val="725B6DB8"/>
    <w:multiLevelType w:val="hybridMultilevel"/>
    <w:tmpl w:val="051C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CE07578"/>
    <w:multiLevelType w:val="hybridMultilevel"/>
    <w:tmpl w:val="D1F0784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6">
    <w:nsid w:val="7D6904F0"/>
    <w:multiLevelType w:val="hybridMultilevel"/>
    <w:tmpl w:val="5420C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E6117F7"/>
    <w:multiLevelType w:val="hybridMultilevel"/>
    <w:tmpl w:val="1910DA24"/>
    <w:lvl w:ilvl="0" w:tplc="F8CAE92E">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5"/>
  </w:num>
  <w:num w:numId="2">
    <w:abstractNumId w:val="14"/>
  </w:num>
  <w:num w:numId="3">
    <w:abstractNumId w:val="13"/>
  </w:num>
  <w:num w:numId="4">
    <w:abstractNumId w:val="1"/>
  </w:num>
  <w:num w:numId="5">
    <w:abstractNumId w:val="5"/>
  </w:num>
  <w:num w:numId="6">
    <w:abstractNumId w:val="26"/>
  </w:num>
  <w:num w:numId="7">
    <w:abstractNumId w:val="16"/>
  </w:num>
  <w:num w:numId="8">
    <w:abstractNumId w:val="23"/>
  </w:num>
  <w:num w:numId="9">
    <w:abstractNumId w:val="7"/>
  </w:num>
  <w:num w:numId="10">
    <w:abstractNumId w:val="32"/>
  </w:num>
  <w:num w:numId="11">
    <w:abstractNumId w:val="24"/>
  </w:num>
  <w:num w:numId="12">
    <w:abstractNumId w:val="2"/>
  </w:num>
  <w:num w:numId="13">
    <w:abstractNumId w:val="33"/>
  </w:num>
  <w:num w:numId="14">
    <w:abstractNumId w:val="33"/>
    <w:lvlOverride w:ilvl="0">
      <w:startOverride w:val="1"/>
    </w:lvlOverride>
  </w:num>
  <w:num w:numId="15">
    <w:abstractNumId w:val="22"/>
  </w:num>
  <w:num w:numId="16">
    <w:abstractNumId w:val="18"/>
  </w:num>
  <w:num w:numId="17">
    <w:abstractNumId w:val="29"/>
  </w:num>
  <w:num w:numId="18">
    <w:abstractNumId w:val="12"/>
  </w:num>
  <w:num w:numId="19">
    <w:abstractNumId w:val="9"/>
  </w:num>
  <w:num w:numId="20">
    <w:abstractNumId w:val="30"/>
  </w:num>
  <w:num w:numId="21">
    <w:abstractNumId w:val="15"/>
  </w:num>
  <w:num w:numId="22">
    <w:abstractNumId w:val="34"/>
  </w:num>
  <w:num w:numId="23">
    <w:abstractNumId w:val="31"/>
  </w:num>
  <w:num w:numId="24">
    <w:abstractNumId w:val="36"/>
  </w:num>
  <w:num w:numId="25">
    <w:abstractNumId w:val="37"/>
  </w:num>
  <w:num w:numId="26">
    <w:abstractNumId w:val="7"/>
  </w:num>
  <w:num w:numId="27">
    <w:abstractNumId w:val="35"/>
  </w:num>
  <w:num w:numId="28">
    <w:abstractNumId w:val="19"/>
  </w:num>
  <w:num w:numId="29">
    <w:abstractNumId w:val="8"/>
  </w:num>
  <w:num w:numId="30">
    <w:abstractNumId w:val="11"/>
  </w:num>
  <w:num w:numId="31">
    <w:abstractNumId w:val="27"/>
  </w:num>
  <w:num w:numId="32">
    <w:abstractNumId w:val="3"/>
  </w:num>
  <w:num w:numId="33">
    <w:abstractNumId w:val="28"/>
  </w:num>
  <w:num w:numId="34">
    <w:abstractNumId w:val="10"/>
  </w:num>
  <w:num w:numId="35">
    <w:abstractNumId w:val="21"/>
  </w:num>
  <w:num w:numId="36">
    <w:abstractNumId w:val="4"/>
  </w:num>
  <w:num w:numId="37">
    <w:abstractNumId w:val="6"/>
  </w:num>
  <w:num w:numId="38">
    <w:abstractNumId w:val="0"/>
  </w:num>
  <w:num w:numId="39">
    <w:abstractNumId w:val="20"/>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B01"/>
    <w:rsid w:val="000039A2"/>
    <w:rsid w:val="000119AC"/>
    <w:rsid w:val="000135C3"/>
    <w:rsid w:val="000169B5"/>
    <w:rsid w:val="00021B05"/>
    <w:rsid w:val="000227E4"/>
    <w:rsid w:val="00023802"/>
    <w:rsid w:val="000239FB"/>
    <w:rsid w:val="000258A9"/>
    <w:rsid w:val="00026382"/>
    <w:rsid w:val="00031BCD"/>
    <w:rsid w:val="00033BF9"/>
    <w:rsid w:val="000435A2"/>
    <w:rsid w:val="000513AB"/>
    <w:rsid w:val="00051D7A"/>
    <w:rsid w:val="00051EE0"/>
    <w:rsid w:val="00054412"/>
    <w:rsid w:val="00055AEF"/>
    <w:rsid w:val="000600D5"/>
    <w:rsid w:val="00065CB7"/>
    <w:rsid w:val="00066E4E"/>
    <w:rsid w:val="0007159A"/>
    <w:rsid w:val="000735AC"/>
    <w:rsid w:val="00074718"/>
    <w:rsid w:val="00074C4B"/>
    <w:rsid w:val="000755A6"/>
    <w:rsid w:val="0007743E"/>
    <w:rsid w:val="00080638"/>
    <w:rsid w:val="00092E70"/>
    <w:rsid w:val="00093ABF"/>
    <w:rsid w:val="00094693"/>
    <w:rsid w:val="0009774C"/>
    <w:rsid w:val="000A212A"/>
    <w:rsid w:val="000A23D4"/>
    <w:rsid w:val="000A3066"/>
    <w:rsid w:val="000A6144"/>
    <w:rsid w:val="000B3CF2"/>
    <w:rsid w:val="000B4553"/>
    <w:rsid w:val="000C02CF"/>
    <w:rsid w:val="000C06FA"/>
    <w:rsid w:val="000C0BC5"/>
    <w:rsid w:val="000C4BBF"/>
    <w:rsid w:val="000D7BBC"/>
    <w:rsid w:val="000F09D7"/>
    <w:rsid w:val="000F4155"/>
    <w:rsid w:val="000F5FAA"/>
    <w:rsid w:val="00103477"/>
    <w:rsid w:val="00104366"/>
    <w:rsid w:val="00104F41"/>
    <w:rsid w:val="00107FD7"/>
    <w:rsid w:val="00112CB9"/>
    <w:rsid w:val="001149A1"/>
    <w:rsid w:val="001155C3"/>
    <w:rsid w:val="00117914"/>
    <w:rsid w:val="0012665D"/>
    <w:rsid w:val="00130AA9"/>
    <w:rsid w:val="00135226"/>
    <w:rsid w:val="00142F82"/>
    <w:rsid w:val="0014384D"/>
    <w:rsid w:val="00147CFC"/>
    <w:rsid w:val="00155CCE"/>
    <w:rsid w:val="001563DF"/>
    <w:rsid w:val="00160E2B"/>
    <w:rsid w:val="00161784"/>
    <w:rsid w:val="00165C3E"/>
    <w:rsid w:val="00177581"/>
    <w:rsid w:val="00177923"/>
    <w:rsid w:val="0018381C"/>
    <w:rsid w:val="001860E4"/>
    <w:rsid w:val="00194C80"/>
    <w:rsid w:val="001A7238"/>
    <w:rsid w:val="001A7D8E"/>
    <w:rsid w:val="001B1381"/>
    <w:rsid w:val="001B1C55"/>
    <w:rsid w:val="001B3617"/>
    <w:rsid w:val="001B5461"/>
    <w:rsid w:val="001C336C"/>
    <w:rsid w:val="001C54E4"/>
    <w:rsid w:val="001C7401"/>
    <w:rsid w:val="001D4ABC"/>
    <w:rsid w:val="001D75A3"/>
    <w:rsid w:val="001E4BF2"/>
    <w:rsid w:val="001E71E3"/>
    <w:rsid w:val="001F28B6"/>
    <w:rsid w:val="001F2DE3"/>
    <w:rsid w:val="001F3624"/>
    <w:rsid w:val="001F3A5B"/>
    <w:rsid w:val="001F4C51"/>
    <w:rsid w:val="001F7228"/>
    <w:rsid w:val="001F7D38"/>
    <w:rsid w:val="0020128F"/>
    <w:rsid w:val="002074D3"/>
    <w:rsid w:val="00207E26"/>
    <w:rsid w:val="00210502"/>
    <w:rsid w:val="00214836"/>
    <w:rsid w:val="00216AAB"/>
    <w:rsid w:val="00216C27"/>
    <w:rsid w:val="002227E9"/>
    <w:rsid w:val="00223C37"/>
    <w:rsid w:val="0022523E"/>
    <w:rsid w:val="002315ED"/>
    <w:rsid w:val="0023310A"/>
    <w:rsid w:val="00235C6E"/>
    <w:rsid w:val="00236269"/>
    <w:rsid w:val="002421D2"/>
    <w:rsid w:val="00246863"/>
    <w:rsid w:val="00255AAA"/>
    <w:rsid w:val="00266FFC"/>
    <w:rsid w:val="00267934"/>
    <w:rsid w:val="0027159F"/>
    <w:rsid w:val="00273306"/>
    <w:rsid w:val="00273638"/>
    <w:rsid w:val="002802DE"/>
    <w:rsid w:val="002852AF"/>
    <w:rsid w:val="00285674"/>
    <w:rsid w:val="00286743"/>
    <w:rsid w:val="00287C01"/>
    <w:rsid w:val="00294578"/>
    <w:rsid w:val="002958EC"/>
    <w:rsid w:val="00295CFB"/>
    <w:rsid w:val="002964B9"/>
    <w:rsid w:val="002973D1"/>
    <w:rsid w:val="002A0920"/>
    <w:rsid w:val="002A0CFE"/>
    <w:rsid w:val="002A569F"/>
    <w:rsid w:val="002B5499"/>
    <w:rsid w:val="002B7CD7"/>
    <w:rsid w:val="002C1791"/>
    <w:rsid w:val="002D40C4"/>
    <w:rsid w:val="002D482F"/>
    <w:rsid w:val="002D7F36"/>
    <w:rsid w:val="002E2770"/>
    <w:rsid w:val="002E398F"/>
    <w:rsid w:val="002E5EC4"/>
    <w:rsid w:val="002E6B8A"/>
    <w:rsid w:val="002F3123"/>
    <w:rsid w:val="002F3E5F"/>
    <w:rsid w:val="002F426E"/>
    <w:rsid w:val="002F472E"/>
    <w:rsid w:val="002F4867"/>
    <w:rsid w:val="00300B7E"/>
    <w:rsid w:val="003014F2"/>
    <w:rsid w:val="00301FF8"/>
    <w:rsid w:val="003060CA"/>
    <w:rsid w:val="003127D1"/>
    <w:rsid w:val="00315B68"/>
    <w:rsid w:val="00324D4A"/>
    <w:rsid w:val="00325EB9"/>
    <w:rsid w:val="00327F6D"/>
    <w:rsid w:val="00342203"/>
    <w:rsid w:val="00343B74"/>
    <w:rsid w:val="003471DD"/>
    <w:rsid w:val="00350331"/>
    <w:rsid w:val="00352493"/>
    <w:rsid w:val="00362F06"/>
    <w:rsid w:val="003646F5"/>
    <w:rsid w:val="00372A48"/>
    <w:rsid w:val="00372A7C"/>
    <w:rsid w:val="00374481"/>
    <w:rsid w:val="00374587"/>
    <w:rsid w:val="0038375B"/>
    <w:rsid w:val="003852FF"/>
    <w:rsid w:val="00386F8A"/>
    <w:rsid w:val="00397228"/>
    <w:rsid w:val="00397B0C"/>
    <w:rsid w:val="003A1E21"/>
    <w:rsid w:val="003A2AD5"/>
    <w:rsid w:val="003A38F1"/>
    <w:rsid w:val="003C192D"/>
    <w:rsid w:val="003C1A83"/>
    <w:rsid w:val="003C6DC1"/>
    <w:rsid w:val="003D49DB"/>
    <w:rsid w:val="003E0D0D"/>
    <w:rsid w:val="003E2798"/>
    <w:rsid w:val="003E7743"/>
    <w:rsid w:val="003F121D"/>
    <w:rsid w:val="003F3FAB"/>
    <w:rsid w:val="003F643B"/>
    <w:rsid w:val="003F6FC4"/>
    <w:rsid w:val="00405F93"/>
    <w:rsid w:val="00412830"/>
    <w:rsid w:val="00413ACC"/>
    <w:rsid w:val="004146FA"/>
    <w:rsid w:val="0041631F"/>
    <w:rsid w:val="00420930"/>
    <w:rsid w:val="00423604"/>
    <w:rsid w:val="00434F3F"/>
    <w:rsid w:val="0043750B"/>
    <w:rsid w:val="0043795B"/>
    <w:rsid w:val="0044126C"/>
    <w:rsid w:val="00442CD4"/>
    <w:rsid w:val="00446C86"/>
    <w:rsid w:val="00447E87"/>
    <w:rsid w:val="004517BC"/>
    <w:rsid w:val="004559DA"/>
    <w:rsid w:val="0045631D"/>
    <w:rsid w:val="00461CF9"/>
    <w:rsid w:val="0046279D"/>
    <w:rsid w:val="00470F3A"/>
    <w:rsid w:val="00476029"/>
    <w:rsid w:val="004774E9"/>
    <w:rsid w:val="00481970"/>
    <w:rsid w:val="00485FC0"/>
    <w:rsid w:val="00490609"/>
    <w:rsid w:val="00491294"/>
    <w:rsid w:val="004915AD"/>
    <w:rsid w:val="0049475C"/>
    <w:rsid w:val="00495DCD"/>
    <w:rsid w:val="00497525"/>
    <w:rsid w:val="004A3824"/>
    <w:rsid w:val="004A7208"/>
    <w:rsid w:val="004C0224"/>
    <w:rsid w:val="004C1461"/>
    <w:rsid w:val="004C1B24"/>
    <w:rsid w:val="004C3F94"/>
    <w:rsid w:val="004C5380"/>
    <w:rsid w:val="004D4CE0"/>
    <w:rsid w:val="004D6DFD"/>
    <w:rsid w:val="004D7AC8"/>
    <w:rsid w:val="004E43A5"/>
    <w:rsid w:val="004E761B"/>
    <w:rsid w:val="004F3057"/>
    <w:rsid w:val="004F31E3"/>
    <w:rsid w:val="004F44EF"/>
    <w:rsid w:val="00502630"/>
    <w:rsid w:val="0050364A"/>
    <w:rsid w:val="00510443"/>
    <w:rsid w:val="00510E07"/>
    <w:rsid w:val="00513674"/>
    <w:rsid w:val="00524246"/>
    <w:rsid w:val="00531BE1"/>
    <w:rsid w:val="00532E13"/>
    <w:rsid w:val="00533D8B"/>
    <w:rsid w:val="00540452"/>
    <w:rsid w:val="00553225"/>
    <w:rsid w:val="00554783"/>
    <w:rsid w:val="005562E8"/>
    <w:rsid w:val="005629B6"/>
    <w:rsid w:val="005629F6"/>
    <w:rsid w:val="0056533D"/>
    <w:rsid w:val="00570DB0"/>
    <w:rsid w:val="005717E9"/>
    <w:rsid w:val="005719C8"/>
    <w:rsid w:val="00572F7C"/>
    <w:rsid w:val="00573FEC"/>
    <w:rsid w:val="00574895"/>
    <w:rsid w:val="00574DA0"/>
    <w:rsid w:val="00586B94"/>
    <w:rsid w:val="005923C9"/>
    <w:rsid w:val="0059326B"/>
    <w:rsid w:val="0059381E"/>
    <w:rsid w:val="00593D3F"/>
    <w:rsid w:val="005972A7"/>
    <w:rsid w:val="00597490"/>
    <w:rsid w:val="005A398F"/>
    <w:rsid w:val="005A4860"/>
    <w:rsid w:val="005A5EC4"/>
    <w:rsid w:val="005A6A35"/>
    <w:rsid w:val="005B1A52"/>
    <w:rsid w:val="005B2EE9"/>
    <w:rsid w:val="005B5D6D"/>
    <w:rsid w:val="005B63FA"/>
    <w:rsid w:val="005B7AE5"/>
    <w:rsid w:val="005C0EF4"/>
    <w:rsid w:val="005C35D1"/>
    <w:rsid w:val="005C5CBA"/>
    <w:rsid w:val="005D19D8"/>
    <w:rsid w:val="005D2B1F"/>
    <w:rsid w:val="005D3126"/>
    <w:rsid w:val="005F0375"/>
    <w:rsid w:val="005F098F"/>
    <w:rsid w:val="005F24F1"/>
    <w:rsid w:val="005F3FE3"/>
    <w:rsid w:val="005F6659"/>
    <w:rsid w:val="0060216F"/>
    <w:rsid w:val="00603A0C"/>
    <w:rsid w:val="006061D1"/>
    <w:rsid w:val="006231E1"/>
    <w:rsid w:val="0062416D"/>
    <w:rsid w:val="00624C93"/>
    <w:rsid w:val="00636524"/>
    <w:rsid w:val="006374FE"/>
    <w:rsid w:val="00650AA1"/>
    <w:rsid w:val="00653805"/>
    <w:rsid w:val="0065399D"/>
    <w:rsid w:val="00654293"/>
    <w:rsid w:val="00656DCA"/>
    <w:rsid w:val="00657319"/>
    <w:rsid w:val="0066276C"/>
    <w:rsid w:val="006652F9"/>
    <w:rsid w:val="0066560E"/>
    <w:rsid w:val="006666D3"/>
    <w:rsid w:val="006705DF"/>
    <w:rsid w:val="006767B9"/>
    <w:rsid w:val="006770FA"/>
    <w:rsid w:val="006777AE"/>
    <w:rsid w:val="00677BF5"/>
    <w:rsid w:val="00683BB1"/>
    <w:rsid w:val="00683C7F"/>
    <w:rsid w:val="00685E1E"/>
    <w:rsid w:val="00686EE7"/>
    <w:rsid w:val="00687B84"/>
    <w:rsid w:val="00692EE0"/>
    <w:rsid w:val="006974B6"/>
    <w:rsid w:val="00697F68"/>
    <w:rsid w:val="006A1154"/>
    <w:rsid w:val="006A2F1C"/>
    <w:rsid w:val="006A5A89"/>
    <w:rsid w:val="006A5B7C"/>
    <w:rsid w:val="006A5D32"/>
    <w:rsid w:val="006A74DC"/>
    <w:rsid w:val="006B03EF"/>
    <w:rsid w:val="006B690B"/>
    <w:rsid w:val="006B6DDB"/>
    <w:rsid w:val="006B7841"/>
    <w:rsid w:val="006C5663"/>
    <w:rsid w:val="006D4469"/>
    <w:rsid w:val="006D5DE5"/>
    <w:rsid w:val="006D622C"/>
    <w:rsid w:val="006D7A4C"/>
    <w:rsid w:val="006F4359"/>
    <w:rsid w:val="006F5F01"/>
    <w:rsid w:val="006F6B26"/>
    <w:rsid w:val="00703C26"/>
    <w:rsid w:val="00710A77"/>
    <w:rsid w:val="007202C7"/>
    <w:rsid w:val="00726379"/>
    <w:rsid w:val="00726DCA"/>
    <w:rsid w:val="007314D1"/>
    <w:rsid w:val="0073373C"/>
    <w:rsid w:val="007343BE"/>
    <w:rsid w:val="00734EF6"/>
    <w:rsid w:val="007374E3"/>
    <w:rsid w:val="00743537"/>
    <w:rsid w:val="007450E2"/>
    <w:rsid w:val="00750A42"/>
    <w:rsid w:val="00750B27"/>
    <w:rsid w:val="00752032"/>
    <w:rsid w:val="00753426"/>
    <w:rsid w:val="0075653D"/>
    <w:rsid w:val="00764B39"/>
    <w:rsid w:val="00771224"/>
    <w:rsid w:val="0077461F"/>
    <w:rsid w:val="00775A1C"/>
    <w:rsid w:val="00775D0D"/>
    <w:rsid w:val="00781745"/>
    <w:rsid w:val="00782907"/>
    <w:rsid w:val="007841A1"/>
    <w:rsid w:val="00796766"/>
    <w:rsid w:val="00797050"/>
    <w:rsid w:val="007973A5"/>
    <w:rsid w:val="007A00B2"/>
    <w:rsid w:val="007A1466"/>
    <w:rsid w:val="007A15CA"/>
    <w:rsid w:val="007A2BD0"/>
    <w:rsid w:val="007A7B77"/>
    <w:rsid w:val="007C037C"/>
    <w:rsid w:val="007C18DC"/>
    <w:rsid w:val="007C1F7A"/>
    <w:rsid w:val="007D0687"/>
    <w:rsid w:val="007D082D"/>
    <w:rsid w:val="007D2F4C"/>
    <w:rsid w:val="007E0AF0"/>
    <w:rsid w:val="007F5CAA"/>
    <w:rsid w:val="007F62FE"/>
    <w:rsid w:val="00801F71"/>
    <w:rsid w:val="008024E7"/>
    <w:rsid w:val="008041AD"/>
    <w:rsid w:val="00812D0B"/>
    <w:rsid w:val="008133C4"/>
    <w:rsid w:val="008163C9"/>
    <w:rsid w:val="00816A00"/>
    <w:rsid w:val="00820957"/>
    <w:rsid w:val="00821186"/>
    <w:rsid w:val="00822051"/>
    <w:rsid w:val="00823198"/>
    <w:rsid w:val="008238DC"/>
    <w:rsid w:val="00827AA3"/>
    <w:rsid w:val="00827CA8"/>
    <w:rsid w:val="008319A2"/>
    <w:rsid w:val="008330B7"/>
    <w:rsid w:val="008339EB"/>
    <w:rsid w:val="00837BC1"/>
    <w:rsid w:val="00841A55"/>
    <w:rsid w:val="00846E22"/>
    <w:rsid w:val="00861A39"/>
    <w:rsid w:val="00865011"/>
    <w:rsid w:val="00865DF8"/>
    <w:rsid w:val="00870C5D"/>
    <w:rsid w:val="0087203B"/>
    <w:rsid w:val="00875A41"/>
    <w:rsid w:val="008811DD"/>
    <w:rsid w:val="008835BD"/>
    <w:rsid w:val="008857E4"/>
    <w:rsid w:val="008910C4"/>
    <w:rsid w:val="00894D86"/>
    <w:rsid w:val="00896F33"/>
    <w:rsid w:val="008977E2"/>
    <w:rsid w:val="008A04EC"/>
    <w:rsid w:val="008B1A3E"/>
    <w:rsid w:val="008B6071"/>
    <w:rsid w:val="008B70C0"/>
    <w:rsid w:val="008C384A"/>
    <w:rsid w:val="008C6C0D"/>
    <w:rsid w:val="008D01E8"/>
    <w:rsid w:val="008D68FA"/>
    <w:rsid w:val="008E05D5"/>
    <w:rsid w:val="008F348E"/>
    <w:rsid w:val="00902755"/>
    <w:rsid w:val="00904748"/>
    <w:rsid w:val="00910F87"/>
    <w:rsid w:val="00912B7B"/>
    <w:rsid w:val="009161D9"/>
    <w:rsid w:val="009167DB"/>
    <w:rsid w:val="00925F49"/>
    <w:rsid w:val="00926074"/>
    <w:rsid w:val="009300B9"/>
    <w:rsid w:val="009370E4"/>
    <w:rsid w:val="009433DD"/>
    <w:rsid w:val="009443E3"/>
    <w:rsid w:val="00945621"/>
    <w:rsid w:val="00946BA6"/>
    <w:rsid w:val="00952A65"/>
    <w:rsid w:val="00952D9A"/>
    <w:rsid w:val="00954714"/>
    <w:rsid w:val="00957AE7"/>
    <w:rsid w:val="00960E8F"/>
    <w:rsid w:val="00965BB3"/>
    <w:rsid w:val="009766C1"/>
    <w:rsid w:val="00980B71"/>
    <w:rsid w:val="0098352B"/>
    <w:rsid w:val="009841B3"/>
    <w:rsid w:val="009976FC"/>
    <w:rsid w:val="009A3216"/>
    <w:rsid w:val="009A49DE"/>
    <w:rsid w:val="009A5457"/>
    <w:rsid w:val="009B152D"/>
    <w:rsid w:val="009B20D1"/>
    <w:rsid w:val="009B2FAB"/>
    <w:rsid w:val="009B584C"/>
    <w:rsid w:val="009C052B"/>
    <w:rsid w:val="009C1BB4"/>
    <w:rsid w:val="009C565A"/>
    <w:rsid w:val="009C6242"/>
    <w:rsid w:val="009C718D"/>
    <w:rsid w:val="009C7362"/>
    <w:rsid w:val="009D4BBA"/>
    <w:rsid w:val="009E12DA"/>
    <w:rsid w:val="009F1A10"/>
    <w:rsid w:val="00A01A42"/>
    <w:rsid w:val="00A01D03"/>
    <w:rsid w:val="00A0502C"/>
    <w:rsid w:val="00A120C4"/>
    <w:rsid w:val="00A23CF5"/>
    <w:rsid w:val="00A23E01"/>
    <w:rsid w:val="00A24DFE"/>
    <w:rsid w:val="00A26F0E"/>
    <w:rsid w:val="00A32978"/>
    <w:rsid w:val="00A37704"/>
    <w:rsid w:val="00A457AF"/>
    <w:rsid w:val="00A45B9C"/>
    <w:rsid w:val="00A61A3F"/>
    <w:rsid w:val="00A625CA"/>
    <w:rsid w:val="00A65255"/>
    <w:rsid w:val="00A6666E"/>
    <w:rsid w:val="00A672F0"/>
    <w:rsid w:val="00A71049"/>
    <w:rsid w:val="00A7348E"/>
    <w:rsid w:val="00A76359"/>
    <w:rsid w:val="00A76543"/>
    <w:rsid w:val="00A825EC"/>
    <w:rsid w:val="00A837B6"/>
    <w:rsid w:val="00A85291"/>
    <w:rsid w:val="00A87CD9"/>
    <w:rsid w:val="00A91976"/>
    <w:rsid w:val="00AA164B"/>
    <w:rsid w:val="00AA1CE3"/>
    <w:rsid w:val="00AA21A6"/>
    <w:rsid w:val="00AA44BE"/>
    <w:rsid w:val="00AA6FA2"/>
    <w:rsid w:val="00AA7005"/>
    <w:rsid w:val="00AB772A"/>
    <w:rsid w:val="00AB78EA"/>
    <w:rsid w:val="00AC0390"/>
    <w:rsid w:val="00AC1045"/>
    <w:rsid w:val="00AC235C"/>
    <w:rsid w:val="00AC2AB3"/>
    <w:rsid w:val="00AC510D"/>
    <w:rsid w:val="00AC5377"/>
    <w:rsid w:val="00AD0B0A"/>
    <w:rsid w:val="00AD2A98"/>
    <w:rsid w:val="00AE40ED"/>
    <w:rsid w:val="00AE45EE"/>
    <w:rsid w:val="00AE71F3"/>
    <w:rsid w:val="00AF14FF"/>
    <w:rsid w:val="00AF3318"/>
    <w:rsid w:val="00AF4DA1"/>
    <w:rsid w:val="00AF612C"/>
    <w:rsid w:val="00AF6AC2"/>
    <w:rsid w:val="00B0361E"/>
    <w:rsid w:val="00B0374F"/>
    <w:rsid w:val="00B0661A"/>
    <w:rsid w:val="00B074CD"/>
    <w:rsid w:val="00B076EA"/>
    <w:rsid w:val="00B16A6E"/>
    <w:rsid w:val="00B22962"/>
    <w:rsid w:val="00B23B79"/>
    <w:rsid w:val="00B25F7A"/>
    <w:rsid w:val="00B26140"/>
    <w:rsid w:val="00B426D0"/>
    <w:rsid w:val="00B44580"/>
    <w:rsid w:val="00B457F3"/>
    <w:rsid w:val="00B46A49"/>
    <w:rsid w:val="00B50E3E"/>
    <w:rsid w:val="00B50E9C"/>
    <w:rsid w:val="00B511F8"/>
    <w:rsid w:val="00B54793"/>
    <w:rsid w:val="00B614E7"/>
    <w:rsid w:val="00B61C34"/>
    <w:rsid w:val="00B63217"/>
    <w:rsid w:val="00B637AB"/>
    <w:rsid w:val="00B67546"/>
    <w:rsid w:val="00B72184"/>
    <w:rsid w:val="00B803F8"/>
    <w:rsid w:val="00B8598D"/>
    <w:rsid w:val="00B86C49"/>
    <w:rsid w:val="00B9089E"/>
    <w:rsid w:val="00BA05A9"/>
    <w:rsid w:val="00BA1552"/>
    <w:rsid w:val="00BA459C"/>
    <w:rsid w:val="00BA5366"/>
    <w:rsid w:val="00BA6EC3"/>
    <w:rsid w:val="00BA7DF1"/>
    <w:rsid w:val="00BB2FB1"/>
    <w:rsid w:val="00BC045D"/>
    <w:rsid w:val="00BC11B1"/>
    <w:rsid w:val="00BC2AF6"/>
    <w:rsid w:val="00BC5850"/>
    <w:rsid w:val="00BC7343"/>
    <w:rsid w:val="00BC7BEF"/>
    <w:rsid w:val="00BD2208"/>
    <w:rsid w:val="00BD31EE"/>
    <w:rsid w:val="00BD38FE"/>
    <w:rsid w:val="00BD461E"/>
    <w:rsid w:val="00BD7386"/>
    <w:rsid w:val="00BD792E"/>
    <w:rsid w:val="00BE1EBC"/>
    <w:rsid w:val="00BE2453"/>
    <w:rsid w:val="00BE3BE3"/>
    <w:rsid w:val="00BE48CD"/>
    <w:rsid w:val="00BE6BA6"/>
    <w:rsid w:val="00BE7EC4"/>
    <w:rsid w:val="00BF14CE"/>
    <w:rsid w:val="00BF6C75"/>
    <w:rsid w:val="00BF78D1"/>
    <w:rsid w:val="00BF7C1B"/>
    <w:rsid w:val="00C00485"/>
    <w:rsid w:val="00C045FC"/>
    <w:rsid w:val="00C11339"/>
    <w:rsid w:val="00C14934"/>
    <w:rsid w:val="00C167F6"/>
    <w:rsid w:val="00C169E9"/>
    <w:rsid w:val="00C306CA"/>
    <w:rsid w:val="00C414EC"/>
    <w:rsid w:val="00C41ADD"/>
    <w:rsid w:val="00C41E29"/>
    <w:rsid w:val="00C456B0"/>
    <w:rsid w:val="00C45F9C"/>
    <w:rsid w:val="00C46D9B"/>
    <w:rsid w:val="00C507A6"/>
    <w:rsid w:val="00C525D1"/>
    <w:rsid w:val="00C57614"/>
    <w:rsid w:val="00C57905"/>
    <w:rsid w:val="00C65A04"/>
    <w:rsid w:val="00C77E4D"/>
    <w:rsid w:val="00C8548C"/>
    <w:rsid w:val="00C93376"/>
    <w:rsid w:val="00C9590C"/>
    <w:rsid w:val="00C97518"/>
    <w:rsid w:val="00CA2C10"/>
    <w:rsid w:val="00CA534E"/>
    <w:rsid w:val="00CA7CD4"/>
    <w:rsid w:val="00CB3BD4"/>
    <w:rsid w:val="00CC00D5"/>
    <w:rsid w:val="00CC2463"/>
    <w:rsid w:val="00CC7F4F"/>
    <w:rsid w:val="00CE178E"/>
    <w:rsid w:val="00CE3966"/>
    <w:rsid w:val="00CE3F3B"/>
    <w:rsid w:val="00CE5F79"/>
    <w:rsid w:val="00D02F6A"/>
    <w:rsid w:val="00D0471E"/>
    <w:rsid w:val="00D10F11"/>
    <w:rsid w:val="00D14EEC"/>
    <w:rsid w:val="00D160B5"/>
    <w:rsid w:val="00D17490"/>
    <w:rsid w:val="00D20DE4"/>
    <w:rsid w:val="00D2334A"/>
    <w:rsid w:val="00D25F4C"/>
    <w:rsid w:val="00D264D5"/>
    <w:rsid w:val="00D27D91"/>
    <w:rsid w:val="00D36947"/>
    <w:rsid w:val="00D51B08"/>
    <w:rsid w:val="00D534E1"/>
    <w:rsid w:val="00D62EB4"/>
    <w:rsid w:val="00D63E67"/>
    <w:rsid w:val="00D64D2C"/>
    <w:rsid w:val="00D65C0D"/>
    <w:rsid w:val="00D752D9"/>
    <w:rsid w:val="00D77B69"/>
    <w:rsid w:val="00D82DF9"/>
    <w:rsid w:val="00D86581"/>
    <w:rsid w:val="00D86710"/>
    <w:rsid w:val="00D95888"/>
    <w:rsid w:val="00D969C5"/>
    <w:rsid w:val="00DA2662"/>
    <w:rsid w:val="00DA5B83"/>
    <w:rsid w:val="00DA6561"/>
    <w:rsid w:val="00DB115B"/>
    <w:rsid w:val="00DB2DFD"/>
    <w:rsid w:val="00DB3589"/>
    <w:rsid w:val="00DB641C"/>
    <w:rsid w:val="00DB6DDF"/>
    <w:rsid w:val="00DB7F19"/>
    <w:rsid w:val="00DC1FCC"/>
    <w:rsid w:val="00DC31E3"/>
    <w:rsid w:val="00DC5207"/>
    <w:rsid w:val="00DC74B4"/>
    <w:rsid w:val="00DD668E"/>
    <w:rsid w:val="00DD7FCD"/>
    <w:rsid w:val="00DE12FB"/>
    <w:rsid w:val="00DE194E"/>
    <w:rsid w:val="00DE1EC3"/>
    <w:rsid w:val="00DE283A"/>
    <w:rsid w:val="00DE37C2"/>
    <w:rsid w:val="00DE38DC"/>
    <w:rsid w:val="00DE3C5B"/>
    <w:rsid w:val="00E01B1C"/>
    <w:rsid w:val="00E03B55"/>
    <w:rsid w:val="00E1628F"/>
    <w:rsid w:val="00E24EDD"/>
    <w:rsid w:val="00E25D3F"/>
    <w:rsid w:val="00E31288"/>
    <w:rsid w:val="00E40FEF"/>
    <w:rsid w:val="00E41290"/>
    <w:rsid w:val="00E414BF"/>
    <w:rsid w:val="00E47051"/>
    <w:rsid w:val="00E5168E"/>
    <w:rsid w:val="00E52B51"/>
    <w:rsid w:val="00E536CA"/>
    <w:rsid w:val="00E5488E"/>
    <w:rsid w:val="00E62961"/>
    <w:rsid w:val="00E63BFC"/>
    <w:rsid w:val="00E64E91"/>
    <w:rsid w:val="00E65269"/>
    <w:rsid w:val="00E66864"/>
    <w:rsid w:val="00E6746D"/>
    <w:rsid w:val="00E67CC0"/>
    <w:rsid w:val="00E70281"/>
    <w:rsid w:val="00E754FB"/>
    <w:rsid w:val="00E75F12"/>
    <w:rsid w:val="00E817D9"/>
    <w:rsid w:val="00E86034"/>
    <w:rsid w:val="00E87359"/>
    <w:rsid w:val="00E91961"/>
    <w:rsid w:val="00E9437C"/>
    <w:rsid w:val="00E945DA"/>
    <w:rsid w:val="00E966EA"/>
    <w:rsid w:val="00EA0C78"/>
    <w:rsid w:val="00EA2CD7"/>
    <w:rsid w:val="00EB0A88"/>
    <w:rsid w:val="00EB3ECB"/>
    <w:rsid w:val="00EB494E"/>
    <w:rsid w:val="00EC651F"/>
    <w:rsid w:val="00EC6D4A"/>
    <w:rsid w:val="00ED1D99"/>
    <w:rsid w:val="00EE231D"/>
    <w:rsid w:val="00EE3386"/>
    <w:rsid w:val="00EF1859"/>
    <w:rsid w:val="00EF1CDB"/>
    <w:rsid w:val="00EF62B4"/>
    <w:rsid w:val="00EF6ABD"/>
    <w:rsid w:val="00F009FE"/>
    <w:rsid w:val="00F03750"/>
    <w:rsid w:val="00F1353C"/>
    <w:rsid w:val="00F22AE0"/>
    <w:rsid w:val="00F24E6E"/>
    <w:rsid w:val="00F27221"/>
    <w:rsid w:val="00F329CC"/>
    <w:rsid w:val="00F35ED3"/>
    <w:rsid w:val="00F371C3"/>
    <w:rsid w:val="00F374AC"/>
    <w:rsid w:val="00F42EF0"/>
    <w:rsid w:val="00F451EC"/>
    <w:rsid w:val="00F457EF"/>
    <w:rsid w:val="00F45A7D"/>
    <w:rsid w:val="00F51225"/>
    <w:rsid w:val="00F53D9E"/>
    <w:rsid w:val="00F564C8"/>
    <w:rsid w:val="00F57B59"/>
    <w:rsid w:val="00F73DF8"/>
    <w:rsid w:val="00F73F1B"/>
    <w:rsid w:val="00F748A5"/>
    <w:rsid w:val="00F75E08"/>
    <w:rsid w:val="00F828BB"/>
    <w:rsid w:val="00F843B9"/>
    <w:rsid w:val="00F86FCC"/>
    <w:rsid w:val="00F87BB9"/>
    <w:rsid w:val="00F90BF4"/>
    <w:rsid w:val="00F92081"/>
    <w:rsid w:val="00F92B52"/>
    <w:rsid w:val="00F934E0"/>
    <w:rsid w:val="00F94634"/>
    <w:rsid w:val="00F95D5D"/>
    <w:rsid w:val="00F97B34"/>
    <w:rsid w:val="00FA08DE"/>
    <w:rsid w:val="00FA2967"/>
    <w:rsid w:val="00FA3924"/>
    <w:rsid w:val="00FA4F18"/>
    <w:rsid w:val="00FB713E"/>
    <w:rsid w:val="00FC17F2"/>
    <w:rsid w:val="00FC2C78"/>
    <w:rsid w:val="00FC501D"/>
    <w:rsid w:val="00FD0EF7"/>
    <w:rsid w:val="00FD2DF7"/>
    <w:rsid w:val="00FD3286"/>
    <w:rsid w:val="00FD3A4C"/>
    <w:rsid w:val="00FD4A7D"/>
    <w:rsid w:val="00FE45FF"/>
    <w:rsid w:val="00FE5B01"/>
    <w:rsid w:val="00FE7CD7"/>
    <w:rsid w:val="00FF018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 w:type="paragraph" w:styleId="Aufzhlungszeichen">
    <w:name w:val="List Bullet"/>
    <w:basedOn w:val="Standard"/>
    <w:uiPriority w:val="99"/>
    <w:unhideWhenUsed/>
    <w:rsid w:val="00AD0B0A"/>
    <w:pPr>
      <w:numPr>
        <w:numId w:val="38"/>
      </w:numPr>
      <w:contextualSpacing/>
    </w:pPr>
  </w:style>
  <w:style w:type="character" w:styleId="Kommentarzeichen">
    <w:name w:val="annotation reference"/>
    <w:basedOn w:val="Absatz-Standardschriftart"/>
    <w:uiPriority w:val="99"/>
    <w:semiHidden/>
    <w:unhideWhenUsed/>
    <w:rsid w:val="00350331"/>
    <w:rPr>
      <w:sz w:val="16"/>
      <w:szCs w:val="16"/>
    </w:rPr>
  </w:style>
  <w:style w:type="paragraph" w:styleId="Kommentartext">
    <w:name w:val="annotation text"/>
    <w:basedOn w:val="Standard"/>
    <w:link w:val="KommentartextZchn"/>
    <w:uiPriority w:val="99"/>
    <w:semiHidden/>
    <w:unhideWhenUsed/>
    <w:rsid w:val="0035033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50331"/>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350331"/>
    <w:rPr>
      <w:b/>
      <w:bCs/>
    </w:rPr>
  </w:style>
  <w:style w:type="character" w:customStyle="1" w:styleId="KommentarthemaZchn">
    <w:name w:val="Kommentarthema Zchn"/>
    <w:basedOn w:val="KommentartextZchn"/>
    <w:link w:val="Kommentarthema"/>
    <w:uiPriority w:val="99"/>
    <w:semiHidden/>
    <w:rsid w:val="00350331"/>
    <w:rPr>
      <w:rFonts w:ascii="Arial" w:hAnsi="Arial"/>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 w:type="paragraph" w:styleId="Aufzhlungszeichen">
    <w:name w:val="List Bullet"/>
    <w:basedOn w:val="Standard"/>
    <w:uiPriority w:val="99"/>
    <w:unhideWhenUsed/>
    <w:rsid w:val="00AD0B0A"/>
    <w:pPr>
      <w:numPr>
        <w:numId w:val="38"/>
      </w:numPr>
      <w:contextualSpacing/>
    </w:pPr>
  </w:style>
  <w:style w:type="character" w:styleId="Kommentarzeichen">
    <w:name w:val="annotation reference"/>
    <w:basedOn w:val="Absatz-Standardschriftart"/>
    <w:uiPriority w:val="99"/>
    <w:semiHidden/>
    <w:unhideWhenUsed/>
    <w:rsid w:val="00350331"/>
    <w:rPr>
      <w:sz w:val="16"/>
      <w:szCs w:val="16"/>
    </w:rPr>
  </w:style>
  <w:style w:type="paragraph" w:styleId="Kommentartext">
    <w:name w:val="annotation text"/>
    <w:basedOn w:val="Standard"/>
    <w:link w:val="KommentartextZchn"/>
    <w:uiPriority w:val="99"/>
    <w:semiHidden/>
    <w:unhideWhenUsed/>
    <w:rsid w:val="0035033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50331"/>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350331"/>
    <w:rPr>
      <w:b/>
      <w:bCs/>
    </w:rPr>
  </w:style>
  <w:style w:type="character" w:customStyle="1" w:styleId="KommentarthemaZchn">
    <w:name w:val="Kommentarthema Zchn"/>
    <w:basedOn w:val="KommentartextZchn"/>
    <w:link w:val="Kommentarthema"/>
    <w:uiPriority w:val="99"/>
    <w:semiHidden/>
    <w:rsid w:val="00350331"/>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504636">
      <w:bodyDiv w:val="1"/>
      <w:marLeft w:val="0"/>
      <w:marRight w:val="0"/>
      <w:marTop w:val="0"/>
      <w:marBottom w:val="0"/>
      <w:divBdr>
        <w:top w:val="none" w:sz="0" w:space="0" w:color="auto"/>
        <w:left w:val="none" w:sz="0" w:space="0" w:color="auto"/>
        <w:bottom w:val="none" w:sz="0" w:space="0" w:color="auto"/>
        <w:right w:val="none" w:sz="0" w:space="0" w:color="auto"/>
      </w:divBdr>
      <w:divsChild>
        <w:div w:id="272594810">
          <w:marLeft w:val="0"/>
          <w:marRight w:val="0"/>
          <w:marTop w:val="0"/>
          <w:marBottom w:val="0"/>
          <w:divBdr>
            <w:top w:val="none" w:sz="0" w:space="0" w:color="auto"/>
            <w:left w:val="none" w:sz="0" w:space="0" w:color="auto"/>
            <w:bottom w:val="none" w:sz="0" w:space="0" w:color="auto"/>
            <w:right w:val="none" w:sz="0" w:space="0" w:color="auto"/>
          </w:divBdr>
        </w:div>
        <w:div w:id="443572745">
          <w:marLeft w:val="0"/>
          <w:marRight w:val="0"/>
          <w:marTop w:val="0"/>
          <w:marBottom w:val="0"/>
          <w:divBdr>
            <w:top w:val="none" w:sz="0" w:space="0" w:color="auto"/>
            <w:left w:val="none" w:sz="0" w:space="0" w:color="auto"/>
            <w:bottom w:val="none" w:sz="0" w:space="0" w:color="auto"/>
            <w:right w:val="none" w:sz="0" w:space="0" w:color="auto"/>
          </w:divBdr>
        </w:div>
      </w:divsChild>
    </w:div>
    <w:div w:id="2029135374">
      <w:bodyDiv w:val="1"/>
      <w:marLeft w:val="0"/>
      <w:marRight w:val="0"/>
      <w:marTop w:val="0"/>
      <w:marBottom w:val="0"/>
      <w:divBdr>
        <w:top w:val="none" w:sz="0" w:space="0" w:color="auto"/>
        <w:left w:val="none" w:sz="0" w:space="0" w:color="auto"/>
        <w:bottom w:val="none" w:sz="0" w:space="0" w:color="auto"/>
        <w:right w:val="none" w:sz="0" w:space="0" w:color="auto"/>
      </w:divBdr>
    </w:div>
    <w:div w:id="2065831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schneider\Desktop\C%23\Stuff\PA%20T4\Vorlage%20Wissenschaftliche%20Arbei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5B7C42-F12D-4169-BD91-AF2649E5C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Wissenschaftliche Arbeit.dotx</Template>
  <TotalTime>0</TotalTime>
  <Pages>59</Pages>
  <Words>12631</Words>
  <Characters>79576</Characters>
  <Application>Microsoft Office Word</Application>
  <DocSecurity>0</DocSecurity>
  <Lines>663</Lines>
  <Paragraphs>184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92023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Schneider</dc:creator>
  <cp:lastModifiedBy>Martin Schneider</cp:lastModifiedBy>
  <cp:revision>21</cp:revision>
  <dcterms:created xsi:type="dcterms:W3CDTF">2017-07-04T09:08:00Z</dcterms:created>
  <dcterms:modified xsi:type="dcterms:W3CDTF">2017-07-07T09:20:00Z</dcterms:modified>
</cp:coreProperties>
</file>